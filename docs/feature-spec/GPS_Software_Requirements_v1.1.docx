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rPr/>
      </w:pPr>
      <w:r w:rsidDel="00000000" w:rsidR="00000000" w:rsidRPr="00000000">
        <w:rPr>
          <w:rFonts w:ascii="Arial" w:cs="Arial" w:eastAsia="Arial" w:hAnsi="Arial"/>
          <w:b w:val="1"/>
          <w:bCs w:val="1"/>
          <w:color w:val="1b6b6b"/>
          <w:sz w:val="56"/>
          <w:szCs w:val="56"/>
          <w:rtl w:val="0"/>
        </w:rPr>
        <w:t xml:space="preserve">GPS PLATFORM</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color w:val="555555"/>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rFonts w:ascii="Arial" w:cs="Arial" w:eastAsia="Arial" w:hAnsi="Arial"/>
          <w:color w:val="888888"/>
          <w:sz w:val="22"/>
          <w:szCs w:val="22"/>
          <w:rtl w:val="0"/>
        </w:rPr>
        <w:t>Version 1.1  |  April 2026  |  Confidential</w:t>
      </w:r>
      <w:r w:rsidDel="00000000" w:rsidR="00000000" w:rsidRPr="00000000">
        <w:rPr>
          <w:rtl w:val="0"/>
        </w:rPr>
      </w:r>
    </w:p>
    <w:p w:rsidR="00000000" w:rsidDel="00000000" w:rsidP="00000000" w:rsidRDefault="00000000" w:rsidRPr="00000000" w14:paraId="00000004">
      <w:pPr>
        <w:pBdr>
          <w:bottom w:color="1b6b6b" w:space="1" w:sz="8" w:val="single"/>
        </w:pBdr>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 Purpose &amp; Background</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1a1a1a"/>
          <w:sz w:val="22"/>
          <w:szCs w:val="22"/>
          <w:rtl w:val="0"/>
        </w:rPr>
        <w:t xml:space="preserve">GPS (Grassroots Peoples Support) is a British not-for-profit NGO whose mission is to counter antisemitism and extremism against Western values by mobilising and coordinating volunteer networks across the United Kingdom.</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1a1a1a"/>
          <w:sz w:val="22"/>
          <w:szCs w:val="22"/>
          <w:rtl w:val="0"/>
        </w:rPr>
        <w:t xml:space="preserve">This document defines the software requirements for the GPS Platform — a purpose-built web application that centralises monitoring, intelligence, campaign management, volunteer coordination, and outreach activities. It is intended for the development team as the authoritative specification.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2. System Overview</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color w:val="1a1a1a"/>
          <w:sz w:val="22"/>
          <w:szCs w:val="22"/>
          <w:rtl w:val="0"/>
        </w:rPr>
        <w:t xml:space="preserve">The platform is centred on the Venn diagram architecture presented by GPS leadership:</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Core: GPS Volunteers — the human network at the heart of all activity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Layer 1 — Research &amp; Workshops: AI-powered intelligence gathering, </w:t>
      </w:r>
      <w:sdt>
        <w:sdtPr>
          <w:id w:val="-1863641341"/>
          <w:tag w:val="goog_rdk_0"/>
        </w:sdtPr>
        <w:sdtContent>
          <w:commentRangeStart w:id="0"/>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gathering</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and skills development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Layer 2 — Technology: The software platform described in this document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Layer 3 — Collaboration &amp; Coordination: Tools enabling volunteers and partner organisations to act together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39963076"/>
          <w:tag w:val="goog_rdk_1"/>
        </w:sdtPr>
        <w:sdtContent>
          <w:commentRangeStart w:id="1"/>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Outer reach — Talk Radio / TV / Podcasts / News Media, Petitions, Antisemitic Social Media Removal, Proactive Social Media Activities, mass email sending, one-to-all email sending, local activities with multiple groups collaborating, </w:t>
      </w:r>
      <w:r w:rsidDel="00000000" w:rsidR="00000000" w:rsidRPr="00000000">
        <w:rPr>
          <w:color w:val="1a1a1a"/>
          <w:rtl w:val="0"/>
        </w:rPr>
        <w:t xml:space="preserve">news media writing, in-person relationship building, online interpersonal relationship building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Surrounding audience — Middle Britain: Christians, Jews, </w:t>
      </w:r>
      <w:sdt>
        <w:sdtPr>
          <w:id w:val="1424512441"/>
          <w:tag w:val="goog_rdk_2"/>
        </w:sdtPr>
        <w:sdtContent>
          <w:commentRangeStart w:id="2"/>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Hindus, </w:t>
      </w:r>
      <w:commentRangeEnd w:id="2"/>
      <w:r w:rsidDel="00000000" w:rsidR="00000000" w:rsidRPr="00000000">
        <w:commentReference w:id="2"/>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Faiths &amp; None, politically active and people not politically active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color w:val="1a1a1a"/>
          <w:rtl w:val="0"/>
        </w:rPr>
        <w:t xml:space="preserve">G</w:t>
      </w:r>
      <w:sdt>
        <w:sdtPr>
          <w:id w:val="1177281136"/>
          <w:tag w:val="goog_rdk_3"/>
        </w:sdtPr>
        <w:sdtContent>
          <w:ins w:author="Jeremy W" w:id="0" w:date="2026-03-28T02:38:49Z">
            <w:r w:rsidDel="00000000" w:rsidR="00000000" w:rsidRPr="00000000">
              <w:rPr>
                <w:color w:val="1a1a1a"/>
                <w:rtl w:val="0"/>
              </w:rPr>
              <w:t xml:space="preserve">row the GPS Network safely and g</w:t>
            </w:r>
          </w:ins>
        </w:sdtContent>
      </w:sdt>
      <w:r w:rsidDel="00000000" w:rsidR="00000000" w:rsidRPr="00000000">
        <w:rPr>
          <w:color w:val="1a1a1a"/>
          <w:rtl w:val="0"/>
        </w:rPr>
        <w:t xml:space="preserve">alvanis</w:t>
      </w:r>
      <w:sdt>
        <w:sdtPr>
          <w:id w:val="276211680"/>
          <w:tag w:val="goog_rdk_4"/>
        </w:sdtPr>
        <w:sdtContent>
          <w:ins w:author="Jeremy W" w:id="1" w:date="2026-03-28T02:39:01Z">
            <w:r w:rsidDel="00000000" w:rsidR="00000000" w:rsidRPr="00000000">
              <w:rPr>
                <w:color w:val="1a1a1a"/>
                <w:rtl w:val="0"/>
              </w:rPr>
              <w:t xml:space="preserve">e</w:t>
            </w:r>
          </w:ins>
        </w:sdtContent>
      </w:sdt>
      <w:sdt>
        <w:sdtPr>
          <w:id w:val="991123859"/>
          <w:tag w:val="goog_rdk_5"/>
        </w:sdtPr>
        <w:sdtContent>
          <w:del w:author="Jeremy W" w:id="1" w:date="2026-03-28T02:39:01Z">
            <w:r w:rsidDel="00000000" w:rsidR="00000000" w:rsidRPr="00000000">
              <w:rPr>
                <w:color w:val="1a1a1a"/>
                <w:rtl w:val="0"/>
              </w:rPr>
              <w:delText xml:space="preserve">ing</w:delText>
            </w:r>
          </w:del>
        </w:sdtContent>
      </w:sdt>
      <w:r w:rsidDel="00000000" w:rsidR="00000000" w:rsidRPr="00000000">
        <w:rPr>
          <w:color w:val="1a1a1a"/>
          <w:rtl w:val="0"/>
        </w:rPr>
        <w:t xml:space="preserve"> new volunteers and followers to take action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376551411"/>
          <w:tag w:val="goog_rdk_6"/>
        </w:sdtPr>
        <w:sdtContent>
          <w:commentRangeStart w:id="3"/>
        </w:sdtContent>
      </w:sdt>
      <w:r w:rsidDel="00000000" w:rsidR="00000000" w:rsidRPr="00000000">
        <w:rPr>
          <w:color w:val="1a1a1a"/>
          <w:rtl w:val="0"/>
        </w:rPr>
        <w:t xml:space="preserve">Providing digital and physical resources and knowledge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652895619"/>
          <w:tag w:val="goog_rdk_7"/>
        </w:sdtPr>
        <w:sdtContent>
          <w:commentRangeStart w:id="4"/>
        </w:sdtContent>
      </w:sdt>
      <w:r w:rsidDel="00000000" w:rsidR="00000000" w:rsidRPr="00000000">
        <w:rPr>
          <w:color w:val="1a1a1a"/>
          <w:rtl w:val="0"/>
        </w:rPr>
        <w:t xml:space="preserve">Messaging regular people across the UK</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a1a1a"/>
          <w:sz w:val="22"/>
          <w:szCs w:val="22"/>
          <w:rtl w:val="0"/>
        </w:rPr>
        <w:t xml:space="preserve">The system must support both national-level coordination and granular, region-specific local activism, with AI assistance throughout.</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3. User Roles &amp; Access Control</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1a1a1a"/>
          <w:sz w:val="22"/>
          <w:szCs w:val="22"/>
          <w:rtl w:val="0"/>
        </w:rPr>
        <w:t xml:space="preserve">The following roles must be supported with distinct permission sets:</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300"/>
        <w:tblGridChange w:id="0">
          <w:tblGrid>
            <w:gridCol w:w="1800"/>
            <w:gridCol w:w="380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Key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GPS executive / national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Full system access, approve volunteers, manage all regions, configure AI keyword lists, view all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National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Senior GPS staff managing campaigns nationally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Create &amp; publish campaigns, assign tasks, view all regional alerts, manage petition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Regional Volunteer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Volunteer assigned to one or more geographic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View alerts for assigned regions only, take actions, update task status, access content library, provide resources, initiate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Member of the public who has signed up for alerts / training / opportunities to volunteer / opportunities to take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Receive notifications only; no access to internal tools; verified before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Read-Only /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Research or reporting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View dashboards and intelligence data; cannot action campaigns</w:t>
            </w:r>
            <w:r w:rsidDel="00000000" w:rsidR="00000000" w:rsidRPr="00000000">
              <w:rPr>
                <w:rtl w:val="0"/>
              </w:rPr>
            </w:r>
          </w:p>
        </w:tc>
      </w:tr>
    </w:tbl>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1a1a1a"/>
          <w:sz w:val="22"/>
          <w:szCs w:val="22"/>
          <w:rtl w:val="0"/>
        </w:rPr>
        <w:t xml:space="preserve">Authentication: All user accounts must support Multi-Factor Authentication (MFA/2FA). Volunteer accounts require manual approval by a national admin before activation.</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3.1 Geographic Permission Model</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1a1a1a"/>
          <w:sz w:val="22"/>
          <w:szCs w:val="22"/>
          <w:rtl w:val="0"/>
        </w:rPr>
        <w:t xml:space="preserve">Regional access must be hierarchical and granular: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Regions are organised as: National &gt; Regional (e.g. East Midlands) &gt; County (e.g. Derbyshire) &gt; Local Authority / Borough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volunteer ticking 'East Midlands' automatically gains access to all counties within it </w:t>
      </w:r>
      <w:sdt>
        <w:sdtPr>
          <w:id w:val="-1403879389"/>
          <w:tag w:val="goog_rdk_8"/>
        </w:sdtPr>
        <w:sdtContent>
          <w:commentRangeStart w:id="5"/>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and near 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Admins may assign any combination of regions to a volunteer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1097005382"/>
          <w:tag w:val="goog_rdk_9"/>
        </w:sdtPr>
        <w:sdtContent>
          <w:commentRangeStart w:id="6"/>
        </w:sdtContent>
      </w:sdt>
      <w:r w:rsidDel="00000000" w:rsidR="00000000" w:rsidRPr="00000000">
        <w:rPr>
          <w:color w:val="1a1a1a"/>
          <w:rtl w:val="0"/>
        </w:rPr>
        <w:t xml:space="preserve">Volunteers may request to operate in their choice of area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alert feeds, task queues, and calendar views must be filtered by the volunteer's assigned </w:t>
      </w:r>
      <w:sdt>
        <w:sdtPr>
          <w:id w:val="-2110094935"/>
          <w:tag w:val="goog_rdk_10"/>
        </w:sdtPr>
        <w:sdtContent>
          <w:commentRangeStart w:id="7"/>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Topic filtering: volunteers may also subscribe to specific topic categories (e.g. antisemitism, BDS activity, Islamist groups, far-left, far-right, </w:t>
      </w:r>
      <w:sdt>
        <w:sdtPr>
          <w:id w:val="-1067291547"/>
          <w:tag w:val="goog_rdk_11"/>
        </w:sdtPr>
        <w:sdtContent>
          <w:commentRangeStart w:id="8"/>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football, music, education, unions, NHS, education, police, government, councils</w:t>
      </w:r>
      <w:commentRangeEnd w:id="8"/>
      <w:r w:rsidDel="00000000" w:rsidR="00000000" w:rsidRPr="00000000">
        <w:commentReference w:id="8"/>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independently of geography</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4. Module 1 — Intelligence Gathering &amp; Monitoring</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color w:val="1a1a1a"/>
          <w:sz w:val="22"/>
          <w:szCs w:val="22"/>
          <w:rtl w:val="0"/>
        </w:rPr>
        <w:t xml:space="preserve">The platform must continuously monitor public sources for content matching a configurable keyword list. Monitored sources include but are not limited to:</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 authority websites — council meeting agendas, published minutes, motions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298487402"/>
          <w:tag w:val="goog_rdk_12"/>
        </w:sdtPr>
        <w:sdtContent>
          <w:commentRangeStart w:id="9"/>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UK local and national newspaper websites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Union websites and published newsletters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color w:val="1a1a1a"/>
          <w:rtl w:val="0"/>
        </w:rPr>
        <w:t xml:space="preserve">Charities and Charities Commission websites and publications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Educational institution websites and public statements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Public sector organisations (NHS trusts, police forces, civil services, Home Office publications, BBC reports)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UK and international political party websites, manifestos, and public statements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Ticketing and events platforms (e.g. Eventbrite) for relevant upcoming events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Social media platforms (X/Twitter, Facebook, Instagram, </w:t>
      </w:r>
      <w:sdt>
        <w:sdtPr>
          <w:id w:val="-1014581462"/>
          <w:tag w:val="goog_rdk_13"/>
        </w:sdtPr>
        <w:sdtContent>
          <w:commentRangeStart w:id="10"/>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TikTok</w:t>
      </w:r>
      <w:commentRangeEnd w:id="10"/>
      <w:r w:rsidDel="00000000" w:rsidR="00000000" w:rsidRPr="00000000">
        <w:commentReference w:id="10"/>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public posts and accounts </w:t>
      </w:r>
      <w:sdt>
        <w:sdtPr>
          <w:id w:val="1004174459"/>
          <w:tag w:val="goog_rdk_14"/>
        </w:sdtPr>
        <w:sdtContent>
          <w:commentRangeStart w:id="11"/>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only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YouTube and other video platforms — channel pages, video descriptions, transcripts of completed videos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1a1a1a"/>
          <w:rtl w:val="0"/>
        </w:rPr>
        <w:t xml:space="preserve">Adversary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Organisations of </w:t>
      </w:r>
      <w:r w:rsidDel="00000000" w:rsidR="00000000" w:rsidRPr="00000000">
        <w:rPr>
          <w:color w:val="1a1a1a"/>
          <w:rtl w:val="0"/>
        </w:rPr>
        <w:t xml:space="preserve">C</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oncern: Palestine Solidarity Campaign, BDS UK, </w:t>
      </w:r>
      <w:sdt>
        <w:sdtPr>
          <w:id w:val="-1266953510"/>
          <w:tag w:val="goog_rdk_15"/>
        </w:sdtPr>
        <w:sdtContent>
          <w:commentRangeStart w:id="12"/>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Muslim Brotherhood</w:t>
      </w:r>
      <w:r w:rsidDel="00000000" w:rsidR="00000000" w:rsidRPr="00000000">
        <w:rPr>
          <w:color w:val="1a1a1a"/>
          <w:rtl w:val="0"/>
        </w:rPr>
        <w:t xml:space="preserve">, Islamic Human Rights Commission UK, </w:t>
      </w:r>
      <w:commentRangeEnd w:id="12"/>
      <w:r w:rsidDel="00000000" w:rsidR="00000000" w:rsidRPr="00000000">
        <w:commentReference w:id="12"/>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and similar groups — public websites and social media</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4.1 Keyword &amp; Entity Configuration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Admins must be able to maintain </w:t>
      </w:r>
      <w:sdt>
        <w:sdtPr>
          <w:id w:val="-1786079887"/>
          <w:tag w:val="goog_rdk_16"/>
        </w:sdtPr>
        <w:sdtContent>
          <w:commentRangeStart w:id="13"/>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and update </w:t>
      </w:r>
      <w:commentRangeEnd w:id="13"/>
      <w:r w:rsidDel="00000000" w:rsidR="00000000" w:rsidRPr="00000000">
        <w:commentReference w:id="13"/>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keyword list (e.g. 'Israel', 'Gaza', 'Palestine', 'antisemitism', 'Zionism', 'BDS', 'Jewish') via a UI; no code changes required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Separate keyword groups may be created per topic category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Entity tracking: specific named individuals (e.g. journalists, politicians, public figures, group leaders) and organisations may be added as monitored entities; all content associated with them is indexed</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4.2 YouTube &amp; Video Monitoring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be able to ingest completed YouTube videos and livestream recordings from a configured list of channels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Transcription: completed videos must be automatically transcribed using a speech-to-text service (e.g. OpenAI Whisper or equivalent)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Transcripts must be scanned for keywords and flagged accordingly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Links to source videos must be stored alongside transcripts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Live transcription of in-progress streams is not required for MVP</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4.3 Alert Generation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monitored content matching a keyword or entity must generate an Alert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alert must record: source URL, source type, publication date/time, matched keywords, geographic region </w:t>
      </w:r>
      <w:r w:rsidDel="00000000" w:rsidR="00000000" w:rsidRPr="00000000">
        <w:rPr>
          <w:color w:val="1a1a1a"/>
          <w:rtl w:val="0"/>
        </w:rPr>
        <w:t xml:space="preserve">and address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(where determinable), topic category, severity (configurable), raw excerpt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Alerts must be routed to the relevant regional volunteers and always to the national team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 delivery channels: in-app notification, email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Alerts enter an 'Unassigned' queue; a volunteer or admin may claim ownership</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5. Module 2 — Task &amp; Campaign Management</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color w:val="1a1a1a"/>
          <w:sz w:val="22"/>
          <w:szCs w:val="22"/>
          <w:rtl w:val="0"/>
        </w:rPr>
        <w:t xml:space="preserve">The platform must provide a task management system comparable in concept to tools such as Monday.com, specifically tailored to GPS campaign workflows.</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5.1 Task Lifecycle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Tasks are created manually or automatically from an alert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93472173"/>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Task statuses: Unassigned → In Progress → Under Review → Completed / Closed</w:t>
          </w:r>
        </w:sdtContent>
      </w:sdt>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Tasks may be assigned to an individual volunteer or a team</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Tasks may be escalated to the national team</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status change must be logged with timestamp and acting user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allow tasks to be linked to: alerts, campaigns, individuals / organisations in the CRM, and outbound communications</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5.2 AI-Assisted Campaign Creation</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color w:val="1a1a1a"/>
          <w:sz w:val="22"/>
          <w:szCs w:val="22"/>
          <w:rtl w:val="0"/>
        </w:rPr>
        <w:t xml:space="preserve">When an alert is raised (or manually triggered), the AI subsystem must: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Analyse the source content and identify the appropriate response type (formal complaint, media letter, petition, social media post, ally outreach email, etc.)</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Suggest the best method for achieving maximum effect (e.g. single targeted email vs. mass petition vs. media alert)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Identify the correct recipient(s): complaints contact for the relevant council, editor email for the relevant newspaper, etc.</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Pre-populate email fields: To, CC, BCC, Subject, and a draft message body — all editable by the volunteer before sending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Where the target organisation receives local authority funding, the AI should identify relevant councillors who may be included as BCC recipients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Suggest which on-side political allies (by party affiliation) may be contactable vs. those who should not be contacted — this must be configurable and overridable by admins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AI-generated content must be reviewed and approved by a human before sending</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5.3 Outbound Communications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support sending emails from within the platform (via configured SMTP / email provider)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support export / integration with third-party activist mailer platforms (e.g. Activist Mailer or equivalent) for mass campaign sends — initially via copy-paste export; API integration is a future enhancement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Sentiment management: the system must contextually suppress donation requests and fundraising content from complaint or adversarial outreach </w:t>
      </w:r>
      <w:sdt>
        <w:sdtPr>
          <w:id w:val="-705209993"/>
          <w:tag w:val="goog_rdk_18"/>
        </w:sdtPr>
        <w:sdtContent>
          <w:commentRangeStart w:id="14"/>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Fundraising / donation calls-to-action must be included in supporter-facing newsletters and general communications only</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6. Module 3 — Volunteer &amp; Contact CRM</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color w:val="1a1a1a"/>
          <w:sz w:val="22"/>
          <w:szCs w:val="22"/>
          <w:rtl w:val="0"/>
        </w:rPr>
        <w:t xml:space="preserve">The platform must maintain a structured database of people and organisations relevant to GPS operations.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6.1 Volunteer Profiles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Fields: full name, email, phone, postcode, assigned regions (hierarchical), assigned topic categories, assigned volunteer role/group (e.g. 'Talk Radio Monitor', 'Newswriters Group', 'Local Complaints Team'), status (pending / active / suspended), skills offered, training attended, organisational affiliations (church, synagogue, community group, political party, etc.)</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Volunteers must be verifiable (approved/rejected by admin) before gaining system access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Volunteers may sign up via a public-facing form providing: name, postcode, email — then enter a verification queue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color w:val="1a1a1a"/>
          <w:rtl w:val="0"/>
        </w:rPr>
        <w:t xml:space="preserve">Volunteers must sign NDAs and developers must assign rights</w:t>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6.2 Contact &amp; Organisation Tracking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maintain records for third-party individuals of interest: journalists, politicians, councillors, event organisers, activists, etc.</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individual record must include: name, affiliation(s), region, track record of relevant published or reported activity, links to associated alerts and campaigns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Organisation records: name, type, region(s), public contact details, funding sources (e.g. council grants — to be populated by AI research or manual entry), associated individuals, associated alerts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search across all CRM records, filterable by region, category, and </w:t>
      </w:r>
      <w:sdt>
        <w:sdtPr>
          <w:id w:val="1662052252"/>
          <w:tag w:val="goog_rdk_19"/>
        </w:sdtPr>
        <w:sdtContent>
          <w:commentRangeStart w:id="15"/>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association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7. Module 4 — Petitions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allow admins to create and manage petitions, either hosted internally or on external platforms (e.g. Change.org, 38 Degrees)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must be able to suggest petition ideas based on alerts and monitored content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color w:val="1a1a1a"/>
          <w:rtl w:val="0"/>
        </w:rPr>
        <w:t xml:space="preserve">AI, </w:t>
      </w:r>
      <w:sdt>
        <w:sdtPr>
          <w:id w:val="1923056913"/>
          <w:tag w:val="goog_rdk_20"/>
        </w:sdtPr>
        <w:sdtContent>
          <w:commentRangeStart w:id="16"/>
        </w:sdtContent>
      </w:sdt>
      <w:r w:rsidDel="00000000" w:rsidR="00000000" w:rsidRPr="00000000">
        <w:rPr>
          <w:color w:val="1a1a1a"/>
          <w:rtl w:val="0"/>
        </w:rPr>
        <w:t xml:space="preserve">Executive and volunteers must be able to suggest proactive actions and petitions that highlight issues where adversaries communications and actions are not compatible with British values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each petition: title, description, target recipient, goal signature count, current count (if internally hosted), status, associated campaign/alert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optimise petition distribution timing and targeting to maximise signatures — AI should suggest optimal send times and target audience segments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Petitions must be distributable to relevant regional volunteers and subscriber lists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1555752477"/>
          <w:tag w:val="goog_rdk_21"/>
        </w:sdtPr>
        <w:sdtContent>
          <w:commentRangeStart w:id="17"/>
        </w:sdtContent>
      </w:sdt>
      <w:r w:rsidDel="00000000" w:rsidR="00000000" w:rsidRPr="00000000">
        <w:rPr>
          <w:color w:val="1a1a1a"/>
          <w:rtl w:val="0"/>
        </w:rPr>
        <w:t xml:space="preserve">All resulting data must be collected, curated and analysed</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8. Module 5 — Content Library</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1a1a1a"/>
          <w:sz w:val="22"/>
          <w:szCs w:val="22"/>
          <w:rtl w:val="0"/>
        </w:rPr>
        <w:t xml:space="preserve">A secure, authenticated content repository must be available to verified users.</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MFA-protected; role-based access determines what each user may view or download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Content types supported: documents (PDF, DOCX), images, memes / graphics, video clips, audio clips, fact sheets, research reports, survey results, analysis documents, toolkits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Metadata per asset: title, category, topic tags, region tags, date added, source, rights/usage notes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may submit new content for admin review and approval before publication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may suggest training topics or volunteer their own training skills via a submission form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may submit incident reports (antisemitism reports), campaign suggestions, and general concerns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1080300095"/>
          <w:tag w:val="goog_rdk_22"/>
        </w:sdtPr>
        <w:sdtContent>
          <w:commentRangeStart w:id="18"/>
        </w:sdtContent>
      </w:sdt>
      <w:r w:rsidDel="00000000" w:rsidR="00000000" w:rsidRPr="00000000">
        <w:rPr>
          <w:color w:val="1a1a1a"/>
          <w:rtl w:val="0"/>
        </w:rPr>
        <w:t xml:space="preserve">AI must be able to collect and curate all of the above information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9. Module 6 — Activist Calendar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shared calendar visible to all authorised users must display: GPS-organised events (pro-Jewish / pro-Israel activities), third-party events of concern (anti-Israel, pro-Palestinian, extremist events), and action deadlines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Events must be colour-coded by category (friendly / concerning / neutral / deadline)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Calendar must be filterable by region, location, date range, and event type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must automatically detect and add events to the calendar by scraping ticketing platforms (e.g. Eventbrite), event websites, and social media event listings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a concerning event is added, the system must automatically alert the relevant regional volunteer(s) and national team</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alert must include recommended response actions (e.g. letter to venue, media alert, complaint to council)</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10. Module 7 — Media &amp; Broadcast Monitoring</w:t>
      </w:r>
      <w:r w:rsidDel="00000000" w:rsidR="00000000" w:rsidRPr="00000000">
        <w:rPr>
          <w:rtl w:val="0"/>
        </w:rPr>
      </w:r>
    </w:p>
    <w:p w:rsidR="00000000" w:rsidDel="00000000" w:rsidP="00000000" w:rsidRDefault="00000000" w:rsidRPr="00000000" w14:paraId="000000A4">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10.1 Talk Radio Monitoring Group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maintain a list of monitored talk radio stations and shows with their broadcast schedules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Where real-time monitoring is possible (e.g. stream transcription), the system must alert the relevant volunteer group when keywords are detected mid-broadcast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Alerts must prompt volunteers to call in to the show with a briefing note on talking points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Where real-time monitoring is not available, volunteers may manually log a broadcast alert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62519121"/>
          <w:tag w:val="goog_rdk_23"/>
        </w:sdtPr>
        <w:sdtContent>
          <w:commentRangeStart w:id="19"/>
        </w:sdtContent>
      </w:sdt>
      <w:r w:rsidDel="00000000" w:rsidR="00000000" w:rsidRPr="00000000">
        <w:rPr>
          <w:color w:val="1a1a1a"/>
          <w:rtl w:val="0"/>
        </w:rPr>
        <w:t xml:space="preserve">The system must automate complaints to relevant radio stations, their owners, ombudsman, advertisers, and other major sources of their revenue.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494756648"/>
          <w:tag w:val="goog_rdk_24"/>
        </w:sdtPr>
        <w:sdtContent>
          <w:commentRangeStart w:id="20"/>
        </w:sdtContent>
      </w:sdt>
      <w:r w:rsidDel="00000000" w:rsidR="00000000" w:rsidRPr="00000000">
        <w:rPr>
          <w:color w:val="1a1a1a"/>
          <w:rtl w:val="0"/>
        </w:rPr>
        <w:t xml:space="preserve">The system must alert all those in the GPS Network who can take relevant actions against the radio channel and its relevant personnel, suggest what actions might be taken, and enable the fastest method to get those actions sent out.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10.2 Newspaper &amp; Online Media Monitoring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must scrape national and local newspaper websites and RSS feeds on a configurable schedule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Matched articles must be added to the alert queue with suggested response actions (e.g. letter to editor,</w:t>
      </w:r>
      <w:sdt>
        <w:sdtPr>
          <w:id w:val="-359820725"/>
          <w:tag w:val="goog_rdk_25"/>
        </w:sdtPr>
        <w:sdtContent>
          <w:commentRangeStart w:id="21"/>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text to journalist</w:t>
      </w:r>
      <w:r w:rsidDel="00000000" w:rsidR="00000000" w:rsidRPr="00000000">
        <w:rPr>
          <w:color w:val="1a1a1a"/>
          <w:rtl w:val="0"/>
        </w:rPr>
        <w:t xml:space="preserve">s,</w:t>
      </w:r>
      <w:commentRangeEnd w:id="21"/>
      <w:r w:rsidDel="00000000" w:rsidR="00000000" w:rsidRPr="00000000">
        <w:commentReference w:id="21"/>
      </w:r>
      <w:r w:rsidDel="00000000" w:rsidR="00000000" w:rsidRPr="00000000">
        <w:rPr>
          <w:color w:val="1a1a1a"/>
          <w:rtl w:val="0"/>
        </w:rPr>
        <w:t xml:space="preserve"> </w:t>
      </w:r>
      <w:sdt>
        <w:sdtPr>
          <w:id w:val="-375661953"/>
          <w:tag w:val="goog_rdk_26"/>
        </w:sdtPr>
        <w:sdtContent>
          <w:commentRangeStart w:id="22"/>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social media postings,</w:t>
      </w:r>
      <w:commentRangeEnd w:id="22"/>
      <w:r w:rsidDel="00000000" w:rsidR="00000000" w:rsidRPr="00000000">
        <w:commentReference w:id="22"/>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op-ed submission, social media counter-post)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newswriters volunteer group must receive a digest of flagged articles with pre-drafted response templates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sdt>
        <w:sdtPr>
          <w:id w:val="281683683"/>
          <w:tag w:val="goog_rdk_27"/>
        </w:sdtPr>
        <w:sdtContent>
          <w:commentRangeStart w:id="23"/>
        </w:sdtContent>
      </w:sdt>
      <w:r w:rsidDel="00000000" w:rsidR="00000000" w:rsidRPr="00000000">
        <w:rPr>
          <w:color w:val="1a1a1a"/>
          <w:rtl w:val="0"/>
        </w:rPr>
        <w:t xml:space="preserve">This should also go to an alert hub for all the GPS Network outreach groups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 details for relevant editors and journalists must be maintained in the CRM and auto-populated in response drafts</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11. Module 8 — Social Media Tools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generate proactive social media post suggestions based on monitored content and current events; these posts should highlight the adversarial agenda against Western values, not merely defend against individual incidents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 suggestions must be reviewed and approved by a volunteer before publication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support scheduling and publishing posts to GPS-owned social media accounts </w:t>
      </w:r>
      <w:sdt>
        <w:sdtPr>
          <w:id w:val="-833076803"/>
          <w:tag w:val="goog_rdk_28"/>
        </w:sdtPr>
        <w:sdtContent>
          <w:commentRangeStart w:id="24"/>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(TikTok</w:t>
      </w:r>
      <w:commentRangeEnd w:id="24"/>
      <w:r w:rsidDel="00000000" w:rsidR="00000000" w:rsidRPr="00000000">
        <w:commentReference w:id="24"/>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X/Twitter, Facebook, Instagram at minimum)</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Antisemitic social media removal: the system must identify and queue flagged antisemitic public posts for reporting to the relevant platform, with a one-click reporting workflow for volunteers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search public social media for individuals making antisemitic or anti-Zionist content, surface their publicly available profile information, and allow </w:t>
      </w:r>
      <w:sdt>
        <w:sdtPr>
          <w:id w:val="1386781450"/>
          <w:tag w:val="goog_rdk_29"/>
        </w:sdtPr>
        <w:sdtContent>
          <w:commentRangeStart w:id="25"/>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volunteers</w:t>
      </w:r>
      <w:commentRangeEnd w:id="25"/>
      <w:r w:rsidDel="00000000" w:rsidR="00000000" w:rsidRPr="00000000">
        <w:commentReference w:id="25"/>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to add them to the CRM for tracking and follow-</w:t>
      </w:r>
      <w:sdt>
        <w:sdtPr>
          <w:id w:val="-1384472945"/>
          <w:tag w:val="goog_rdk_30"/>
        </w:sdtPr>
        <w:sdtContent>
          <w:commentRangeStart w:id="26"/>
        </w:sdtContent>
      </w:sdt>
      <w:sdt>
        <w:sdtPr>
          <w:id w:val="-1778309397"/>
          <w:tag w:val="goog_rdk_31"/>
        </w:sdtPr>
        <w:sdtContent>
          <w:commentRangeStart w:id="27"/>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12. Module 9 — Fundraising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support fundraising campaigns with tracking of target, raised amount, donor count, and status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Donation buttons / links must be embeddable in outgoing supporter newsletters and general communications (not in complaint or adversarial emails)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Tasks related to fundraising activities must be assignable and trackable within the task management module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AI must be able to suggest fundraising campaign ideas and identify potential donor segments from the CRM</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13. Module 10 — Workshops &amp; Training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Admins must be able to create and publish workshop / training events within the platform</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Verified users and subscribers must be alertable to upcoming workshops (by email and in-app notification), filterable by region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must be able to register interest / sign up for workshops through the platform </w:t>
      </w:r>
      <w:sdt>
        <w:sdtPr>
          <w:id w:val="165962680"/>
          <w:tag w:val="goog_rdk_32"/>
        </w:sdtPr>
        <w:sdtContent>
          <w:commentRangeStart w:id="28"/>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using their email address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library of training materials and toolkits must be accessible post-event (stored in the Content Library)</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14. Module 11 — Councillor Campaign Engine  [URGENT]</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color w:val="1a1a1a"/>
          <w:sz w:val="22"/>
          <w:szCs w:val="22"/>
          <w:rtl w:val="0"/>
        </w:rPr>
        <w:t xml:space="preserve">This module enables GPS to run targeted, unsolicited email campaigns directly to UK local authority councillors, with full engagement tracking, pledge verification, and segmented follow-up. It is classified as an urgent requirement and should be prioritised in Phase 1 or early Phase 2.</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14.1 Councillor Database</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color w:val="1a1a1a"/>
          <w:sz w:val="22"/>
          <w:szCs w:val="22"/>
          <w:rtl w:val="0"/>
        </w:rPr>
        <w:t xml:space="preserve">The system must maintain a structured, searchable database of UK councillors populated from public sources (council websites, Electoral Commission data, Democracy Club API, </w:t>
      </w:r>
      <w:sdt>
        <w:sdtPr>
          <w:id w:val="-39646097"/>
          <w:tag w:val="goog_rdk_33"/>
        </w:sdtPr>
        <w:sdtContent>
          <w:commentRangeStart w:id="29"/>
        </w:sdtContent>
      </w:sdt>
      <w:r w:rsidDel="00000000" w:rsidR="00000000" w:rsidRPr="00000000">
        <w:rPr>
          <w:rFonts w:ascii="Arial" w:cs="Arial" w:eastAsia="Arial" w:hAnsi="Arial"/>
          <w:color w:val="1a1a1a"/>
          <w:sz w:val="22"/>
          <w:szCs w:val="22"/>
          <w:rtl w:val="0"/>
        </w:rPr>
        <w:t xml:space="preserve">moderngov and similar</w:t>
      </w:r>
      <w:commentRangeEnd w:id="29"/>
      <w:r w:rsidDel="00000000" w:rsidR="00000000" w:rsidRPr="00000000">
        <w:commentReference w:id="29"/>
      </w:r>
      <w:r w:rsidDel="00000000" w:rsidR="00000000" w:rsidRPr="00000000">
        <w:rPr>
          <w:rFonts w:ascii="Arial" w:cs="Arial" w:eastAsia="Arial" w:hAnsi="Arial"/>
          <w:color w:val="1a1a1a"/>
          <w:sz w:val="22"/>
          <w:szCs w:val="22"/>
          <w:rtl w:val="0"/>
        </w:rPr>
        <w:t xml:space="preserve">) and kept up to date. Required fields per councillor: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name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Council name and type (District, Borough, County, Metropolitan, Unitary, London Borough)</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Ward name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Political party affiliation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163204067"/>
          <w:tag w:val="goog_rdk_34"/>
        </w:sdtPr>
        <w:sdtContent>
          <w:commentRangeStart w:id="30"/>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Council roles: Leader, Deputy Leader, Cabinet Member (with portfolio), Committee memberships (including Pensions Committee, Planning, Licensing, etc.), Head of</w:t>
      </w:r>
    </w:p>
    <w:p w:rsidR="00000000" w:rsidDel="00000000" w:rsidP="00000000" w:rsidRDefault="00000000" w:rsidRPr="00000000" w14:paraId="000000D0">
      <w:pPr>
        <w:spacing w:after="60" w:before="60" w:lineRule="auto"/>
        <w:ind w:left="720" w:firstLine="0"/>
        <w:rPr>
          <w:color w:val="1a1a1a"/>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Safer Communities / Compliance</w:t>
      </w:r>
      <w:r w:rsidDel="00000000" w:rsidR="00000000" w:rsidRPr="00000000">
        <w:rPr>
          <w:color w:val="1a1a1a"/>
          <w:rtl w:val="0"/>
        </w:rPr>
        <w:t xml:space="preserve">, Head of Legal, CEO, CFO, Section 151 Officer,  </w:t>
      </w:r>
    </w:p>
    <w:p w:rsidR="00000000" w:rsidDel="00000000" w:rsidP="00000000" w:rsidRDefault="00000000" w:rsidRPr="00000000" w14:paraId="000000D1">
      <w:pPr>
        <w:spacing w:after="6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a1a1a"/>
          <w:rtl w:val="0"/>
        </w:rPr>
        <w:t xml:space="preserve">Section 95 Officer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stored as structured tags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Public email address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Public phone number (where available)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Profile URL (council website)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Region (mapped to GPS geographic hierarchy: National &gt; Region &gt; County &gt; Council &gt; Ward)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Campaign engagement history: all campaigns sent, opened, clicked, pledged, verified</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14.2 Councillor Filtering &amp; Audience Builder</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color w:val="1a1a1a"/>
          <w:sz w:val="22"/>
          <w:szCs w:val="22"/>
          <w:rtl w:val="0"/>
        </w:rPr>
        <w:t xml:space="preserve">Before creating a campaign send, users must be able to build a target audience using the following filters, combinable with AND/OR logic:</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Geographic: Region, County, Council, Ward (hierarchical multi-select, same model as volunteer permissions in Section 3.1)</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Political party: multi-select (e.g. Conservative, Labour, Liberal Democrat, Reform, Green, Independent, Other)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Role / committee membership: e.g. 'Is a Pensions Committee member', 'Is Council Leader', 'Is Cabinet Member for Finance'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Engagement status from previous campaigns: Not Sent, Sent but Not Opened, Opened but Not Pledged, Pledged but Not Verified, Pledged and Verified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Council type: District / Borough / County / Metropolitan / Unitary / London Borough</w:t>
      </w:r>
      <w:r w:rsidDel="00000000" w:rsidR="00000000" w:rsidRPr="00000000">
        <w:rPr>
          <w:rtl w:val="0"/>
        </w:rPr>
      </w:r>
    </w:p>
    <w:p w:rsidR="00000000" w:rsidDel="00000000" w:rsidP="00000000" w:rsidRDefault="00000000" w:rsidRPr="00000000" w14:paraId="000000DF">
      <w:pPr>
        <w:spacing w:after="80" w:before="80" w:lineRule="auto"/>
        <w:rPr>
          <w:color w:val="1a1a1a"/>
        </w:rPr>
      </w:pPr>
      <w:r w:rsidDel="00000000" w:rsidR="00000000" w:rsidRPr="00000000">
        <w:rPr>
          <w:rFonts w:ascii="Arial" w:cs="Arial" w:eastAsia="Arial" w:hAnsi="Arial"/>
          <w:color w:val="1a1a1a"/>
          <w:sz w:val="22"/>
          <w:szCs w:val="22"/>
          <w:rtl w:val="0"/>
        </w:rPr>
        <w:t xml:space="preserve">The audience builder must display a live count of matching councillors as filters are applied, before the campaign is sent.</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14.3 Campaign Creation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Campaign types must include: Pledge Request (councillor is asked to make a public commitment), Agreement Request (councillor is asked to agree to a position or statement), and Reply Request (councillor is asked to respond to GPS)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campaign must have: a name (internal), a subject line, a sender name (configurable per campaign, e.g. 'Harry Sassoon, GPS'), a sender email address (configurable per campaign — see 14.5), reply-to address, and an HTML + plain text email body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email body must support merge fields: {{councillor_first_name}}, {{councillor_full_name}}, {{council_name}}, {{ward_name}}, {{party}}, {{role}}, {{pledge_link}}, {{verification_link}}</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Pledge and Agreement campaigns, the email must contain a unique, per-councillor pledge link that opens a landing page where the councillor can confirm their pledge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must be able to draft campaign content on request, given the campaign type and objective — all drafts require human review and approval before sending</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Campaigns must be saveable as drafts before sending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test send to a specified internal email address must be available before live deployment</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r>
    </w:p>
    <w:p w:rsidR="00000000" w:rsidDel="00000000" w:rsidP="00000000" w:rsidRDefault="00000000" w:rsidRPr="00000000" w14:paraId="000000EA">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14.4 Email Sending Infrastructure &amp; Deliverability</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color w:val="1a1a1a"/>
          <w:sz w:val="22"/>
          <w:szCs w:val="22"/>
          <w:rtl w:val="0"/>
        </w:rPr>
        <w:t xml:space="preserve">This module sends unsolicited email to public officials. Deliverability and sender reputation are critical. The following technical requirements are mandatory: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SPF (Sender Policy Framework): The sending domain must have a correctly configured SPF record authorising the platform's sending IP ranges. The system must validate SPF configuration at campaign send time and warn if misconfigured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DKIM (DomainKeys Identified Mail): All outbound emails must be signed with a DKIM key for the configured sending domain. The system must support configuration of DKIM private key and selector per sending domain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DMARC: The sending domain must have a DMARC policy of at minimum p=none with reporting enabled; p=quarantine or p=reject is recommended once reputation is established. The system should surface DMARC configuration status to admins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Sender name: configurable per campaign (e.g. 'GPS Team', 'Harry Sassoon', 'Jeremy Wootliff') — must not be generic or systemic-looking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Sender email address: configurable per campaign from a list of pre-verified sending addresses managed by admins (e.g. harry@gps.org.uk, campaigns@gps.org.uk). Each address must be verified via the email provider before use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Reply-to address: configurable independently of the From address per campaign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must support a reputable transactional email provider with high deliverability (e.g. SendGrid, Postmark, AWS SES, Mailgun) with bounce and complaint handling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Sending rate must be throttled to comply with the email provider's limits and to avoid spam filters (configurable sends-per-hour)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Unsubscribe handling: a one-click unsubscribe link must be included in all councillor campaign emails as required by law; unsubscribed councillors must be suppressed from future sends automatically</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14.5 Sending Domain Configuration (Admin UI)</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1a1a1a"/>
          <w:sz w:val="22"/>
          <w:szCs w:val="22"/>
          <w:rtl w:val="0"/>
        </w:rPr>
        <w:t xml:space="preserve">Admins must be able to configure and manage sending domains and addresses within the platform:</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 remove sending domains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View SPF, DKIM, and DMARC DNS record requirements generated by the system (copy-paste ready for the DNS provider)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domain configuration status (the system checks DNS records and reports pass/fail per SPF, DKIM, DMARC)</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and verify individual sender email addresses within a configured domain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Assign a default sender name and email per campaign type or leave per-campaign</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14.6 Pledge Verification Workflow</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color w:val="1a1a1a"/>
          <w:sz w:val="22"/>
          <w:szCs w:val="22"/>
          <w:rtl w:val="0"/>
        </w:rPr>
        <w:t xml:space="preserve">For Pledge and Agreement campaign types, the system must implement a double-confirmation flow:</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 Pledge link in email: each councillor's email contains a unique, single-use pledge link. Clicking it opens a GPS-hosted landing page confirming the pledge text and asking the councillor to submit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 Verification email: on submission of the landing page, the system automatically sends a verification email to the councillor's email address containing a unique verification link</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 Verified: clicking the verification link marks the councillor as Pledged &amp; Verified in the system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councillor who clicks the pledge link but does not complete the verification email step is recorded as Pledged but Not Verified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pledge landing page must display the full pledge text and the councillor's name; it must be mobile-friendly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Verification links must expire after a configurable period (default: 7 days)</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14.7 Engagement Tracking</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1a1a1a"/>
          <w:sz w:val="22"/>
          <w:szCs w:val="22"/>
          <w:rtl w:val="0"/>
        </w:rPr>
        <w:t xml:space="preserve">The system must track the following events per councillor per campaign: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Sent: email successfully delivered to the councillor's address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Bounced: delivery failed (hard bounce = invalid address; soft bounce = temporary failure) — bounced addresses must be flagged in the CRM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Opened: email opened (tracked via a 1x1 pixel tracking image — note: open tracking is not 100% reliable due to email client image blocking; the system must note this caveat in reports)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Clicked: any link in the email was clicked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Pledge Link Clicked: the specific pledge link was clicked (Step 1 of verification flow)</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Pledged but Not Verified: landing page submitted but verification email link not yet clicked</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Pledged &amp; Verified: full double-confirmation completed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Unsubscribed: councillor clicked unsubscribe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Complained: spam complaint received from councillor's email provider</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14.8 Campaign Dashboard &amp; Segmented Follow-Up</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color w:val="1a1a1a"/>
          <w:sz w:val="22"/>
          <w:szCs w:val="22"/>
          <w:rtl w:val="0"/>
        </w:rPr>
        <w:t xml:space="preserve">Each campaign must have a real-time dashboard showing: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Total audience size, sent count, bounce count, open rate, click rate, pledge rate (step 1), verification rate (step 2)</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filterable list of councillors segmented by engagement status: Not Sent, Sent / Not Opened, Opened / Not Pledged, Pledged but Not Verified, Pledged &amp; Verified, Bounced, Unsubscribed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From any segment, the user must be able to create a new follow-up campaign targeted specifically at that segment — for example, sending a reminder to all councillors who Opened but did not Pledge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Individual councillor engagement history must be accessible from their CRM profile</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14.9 Reporting &amp; Analytics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Campaign-level report: all metrics in 14.7 broken down by party, region, council type, and councillor role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Cross-campaign report: aggregate pledge and verification rates across all councillor campaigns over a date range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Councillor leaderboard: which councils / parties have the highest pledge rates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Export: all campaign data exportable to CSV and Excel, including per-councillor engagement status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Scheduled reports: admins must be able to configure automated report emails (daily / weekly / per campaign completion) sent to specified GPS email addresses</w:t>
      </w:r>
      <w:sdt>
        <w:sdtPr>
          <w:id w:val="1259272417"/>
          <w:tag w:val="goog_rdk_35"/>
        </w:sdtPr>
        <w:sdtContent>
          <w:commentRangeStart w:id="31"/>
        </w:sdtContent>
      </w:sdt>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color w:val="1a1a1a"/>
        </w:rPr>
      </w:pP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21">
      <w:pPr>
        <w:pStyle w:val="Heading2"/>
        <w:rPr/>
      </w:pPr>
      <w:bookmarkStart w:colFirst="0" w:colLast="0" w:name="_heading=h.817oktrwpzfy" w:id="0"/>
      <w:bookmarkEnd w:id="0"/>
      <w:sdt>
        <w:sdtPr>
          <w:id w:val="1460589734"/>
          <w:tag w:val="goog_rdk_36"/>
        </w:sdtPr>
        <w:sdtContent>
          <w:commentRangeStart w:id="32"/>
        </w:sdtContent>
      </w:sdt>
      <w:r w:rsidDel="00000000" w:rsidR="00000000" w:rsidRPr="00000000">
        <w:rPr>
          <w:rtl w:val="0"/>
        </w:rPr>
        <w:t xml:space="preserve">14.10 Post Council: Next Stage Complaint Process Filtering &amp; Audience Builder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Following unsuccessful outcomes from the Councillor Campaign Engine, alternative procedures must be followed.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Complaints will be sent 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
        </w:numPr>
        <w:spacing w:after="0" w:afterAutospacing="0" w:before="60" w:lineRule="auto"/>
        <w:ind w:left="1440" w:hanging="360"/>
        <w:rPr>
          <w:color w:val="1a1a1a"/>
        </w:rPr>
      </w:pPr>
      <w:r w:rsidDel="00000000" w:rsidR="00000000" w:rsidRPr="00000000">
        <w:rPr>
          <w:color w:val="1a1a1a"/>
          <w:rtl w:val="0"/>
        </w:rPr>
        <w:t xml:space="preserve">Pension Funds, </w:t>
      </w:r>
    </w:p>
    <w:p w:rsidR="00000000" w:rsidDel="00000000" w:rsidP="00000000" w:rsidRDefault="00000000" w:rsidRPr="00000000" w14:paraId="00000128">
      <w:pPr>
        <w:numPr>
          <w:ilvl w:val="0"/>
          <w:numId w:val="2"/>
        </w:numPr>
        <w:spacing w:after="60" w:before="0" w:beforeAutospacing="0" w:lineRule="auto"/>
        <w:ind w:left="1440" w:hanging="360"/>
        <w:rPr>
          <w:color w:val="1a1a1a"/>
        </w:rPr>
      </w:pPr>
      <w:r w:rsidDel="00000000" w:rsidR="00000000" w:rsidRPr="00000000">
        <w:rPr>
          <w:color w:val="1a1a1a"/>
          <w:rtl w:val="0"/>
        </w:rPr>
        <w:t xml:space="preserve">Pension Funds Executives contact details</w:t>
      </w:r>
    </w:p>
    <w:p w:rsidR="00000000" w:rsidDel="00000000" w:rsidP="00000000" w:rsidRDefault="00000000" w:rsidRPr="00000000" w14:paraId="00000129">
      <w:pPr>
        <w:spacing w:after="60" w:before="60" w:lineRule="auto"/>
        <w:ind w:left="1440" w:firstLine="0"/>
        <w:rPr>
          <w:color w:val="1a1a1a"/>
        </w:rPr>
      </w:pPr>
      <w:r w:rsidDel="00000000" w:rsidR="00000000" w:rsidRPr="00000000">
        <w:rPr>
          <w:rtl w:val="0"/>
        </w:rPr>
      </w:r>
    </w:p>
    <w:p w:rsidR="00000000" w:rsidDel="00000000" w:rsidP="00000000" w:rsidRDefault="00000000" w:rsidRPr="00000000" w14:paraId="0000012A">
      <w:pPr>
        <w:numPr>
          <w:ilvl w:val="0"/>
          <w:numId w:val="2"/>
        </w:numPr>
        <w:spacing w:after="0" w:afterAutospacing="0" w:before="60" w:lineRule="auto"/>
        <w:ind w:left="1440" w:hanging="360"/>
        <w:rPr>
          <w:color w:val="1a1a1a"/>
        </w:rPr>
      </w:pPr>
      <w:r w:rsidDel="00000000" w:rsidR="00000000" w:rsidRPr="00000000">
        <w:rPr>
          <w:color w:val="1a1a1a"/>
          <w:rtl w:val="0"/>
        </w:rPr>
        <w:t xml:space="preserve">External Auditors, </w:t>
      </w:r>
    </w:p>
    <w:p w:rsidR="00000000" w:rsidDel="00000000" w:rsidP="00000000" w:rsidRDefault="00000000" w:rsidRPr="00000000" w14:paraId="0000012B">
      <w:pPr>
        <w:numPr>
          <w:ilvl w:val="0"/>
          <w:numId w:val="2"/>
        </w:numPr>
        <w:spacing w:after="60" w:before="0" w:beforeAutospacing="0" w:lineRule="auto"/>
        <w:ind w:left="1440" w:hanging="360"/>
        <w:rPr>
          <w:color w:val="1a1a1a"/>
        </w:rPr>
      </w:pPr>
      <w:r w:rsidDel="00000000" w:rsidR="00000000" w:rsidRPr="00000000">
        <w:rPr>
          <w:color w:val="1a1a1a"/>
          <w:rtl w:val="0"/>
        </w:rPr>
        <w:t xml:space="preserve">External Auditor Engagement Lead</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2C">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15. Non-Functional Requirements</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00"/>
        <w:gridCol w:w="900"/>
        <w:gridCol w:w="2500"/>
        <w:tblGridChange w:id="0">
          <w:tblGrid>
            <w:gridCol w:w="1000"/>
            <w:gridCol w:w="4500"/>
            <w:gridCol w:w="90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Authentication must support MFA/2FA for all user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Consider TOTP (e.g. Google Authenticator) as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Role-based access control must restrict data visibility to authorised regions and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See Section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All data must be stored within the UK or EEA to comply with UK 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Document data residency in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The system must be accessible via standard web browser; a mobile-responsive design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All AI-generated content must be clearly labelled as AI-generated and require human approval before action is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No autonomous sending without human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The system must maintain a full audit log of all actions taken: who did what, when, and on which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Required for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Scraping and monitoring jobs must run on a configurable schedule without manual intervention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d6891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The system must scale to support at minimum 500 concurrent volunteer users nationally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d6891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Data from CRM, alerts, and campaigns must be exportable in CSV/Excel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d6891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The platform must include a full-text search function across all stored records, alerts, transcripts, and CRM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d6891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Email integration must support standard SMTP configuration; OAuth integration with Gmail/Outlook is desirable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d6891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z w:val="20"/>
                <w:szCs w:val="20"/>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The content library must be protected by MFA and role-based permissions separately from the main application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c0392b"/>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16. Third-Party Integrations</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200"/>
        <w:tblGridChange w:id="0">
          <w:tblGrid>
            <w:gridCol w:w="2500"/>
            <w:gridCol w:w="320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6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AI / LLM (e.g. OpenAI GPT-4o / 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Content analysis, alert generation, draft email/post creation, petition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High — core functionality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Speech-to-text (e.g. OpenAI Whisper)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Transcription of YouTube videos and audio recordings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z w:val="20"/>
                <w:szCs w:val="20"/>
                <w:rtl w:val="0"/>
              </w:rPr>
              <w:t xml:space="preserve">Email provider (SMTP / SendGrid / Mailgun)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Outbound email delivery for campaigns and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Activist Mailer or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Mass campaign email distribution to supporter lists; initial integration via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z w:val="20"/>
                <w:szCs w:val="20"/>
                <w:rtl w:val="0"/>
              </w:rPr>
              <w:t xml:space="preserve">YouTube Data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Automated retrieval of new videos from monitored 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z w:val="20"/>
                <w:szCs w:val="20"/>
                <w:rtl w:val="0"/>
              </w:rPr>
              <w:t xml:space="preserve">Social media APIs (X, Facebook, 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Publishing approved posts; monitoring public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z w:val="20"/>
                <w:szCs w:val="20"/>
                <w:rtl w:val="0"/>
              </w:rPr>
              <w:t xml:space="preserve">Eventbrite API / web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Detection of upcoming events of 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z w:val="20"/>
                <w:szCs w:val="20"/>
                <w:rtl w:val="0"/>
              </w:rPr>
              <w:t xml:space="preserve">Payment gateway (e.g. Stripe / GoCardless)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Fundraising donation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z w:val="20"/>
                <w:szCs w:val="20"/>
                <w:rtl w:val="0"/>
              </w:rPr>
              <w:t xml:space="preserve">Democracy Club / council 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Councillor database population and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High — required for Module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z w:val="20"/>
                <w:szCs w:val="20"/>
                <w:rtl w:val="0"/>
              </w:rPr>
              <w:t xml:space="preserve">Transactional email provider with DKIM/SPF (e.g. Postmark, SendGrid)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Councillor campaign sending with deliverability tracking, bounce &amp; complaint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High — required for Module 11</w:t>
            </w:r>
            <w:r w:rsidDel="00000000" w:rsidR="00000000" w:rsidRPr="00000000">
              <w:rPr>
                <w:rtl w:val="0"/>
              </w:rPr>
            </w:r>
          </w:p>
        </w:tc>
      </w:tr>
    </w:tbl>
    <w:p w:rsidR="00000000" w:rsidDel="00000000" w:rsidP="00000000" w:rsidRDefault="00000000" w:rsidRPr="00000000" w14:paraId="00000186">
      <w:pPr>
        <w:spacing w:after="60" w:before="60" w:lineRule="auto"/>
        <w:rPr/>
      </w:pPr>
      <w:sdt>
        <w:sdtPr>
          <w:id w:val="-357430604"/>
          <w:tag w:val="goog_rdk_37"/>
        </w:sdtPr>
        <w:sdtContent>
          <w:commentRangeStart w:id="33"/>
        </w:sdtContent>
      </w:sdt>
      <w:r w:rsidDel="00000000" w:rsidR="00000000" w:rsidRPr="00000000">
        <w:rPr>
          <w:rtl w:val="0"/>
        </w:rPr>
      </w:r>
    </w:p>
    <w:p w:rsidR="00000000" w:rsidDel="00000000" w:rsidP="00000000" w:rsidRDefault="00000000" w:rsidRPr="00000000" w14:paraId="00000187">
      <w:pPr>
        <w:pStyle w:val="Heading1"/>
        <w:pBdr>
          <w:bottom w:color="1b6b6b" w:space="4" w:sz="6" w:val="single"/>
        </w:pBdr>
        <w:spacing w:after="160" w:before="400" w:lineRule="auto"/>
        <w:rPr/>
      </w:pPr>
      <w:commentRangeEnd w:id="33"/>
      <w:r w:rsidDel="00000000" w:rsidR="00000000" w:rsidRPr="00000000">
        <w:commentReference w:id="33"/>
      </w:r>
      <w:r w:rsidDel="00000000" w:rsidR="00000000" w:rsidRPr="00000000">
        <w:rPr>
          <w:rFonts w:ascii="Arial" w:cs="Arial" w:eastAsia="Arial" w:hAnsi="Arial"/>
          <w:b w:val="1"/>
          <w:bCs w:val="1"/>
          <w:color w:val="1b6b6b"/>
          <w:sz w:val="32"/>
          <w:szCs w:val="32"/>
          <w:rtl w:val="0"/>
        </w:rPr>
        <w:t xml:space="preserve">17. Suggested Phased Delivery</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tl w:val="0"/>
        </w:rPr>
      </w:r>
    </w:p>
    <w:p w:rsidR="00000000" w:rsidDel="00000000" w:rsidP="00000000" w:rsidRDefault="00000000" w:rsidRPr="00000000" w14:paraId="00000189">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Phase 1 — MVP (Core Intelligence &amp; Volunteer Operations)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 authentication with MFA, role-based access control, geographic permissions model</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 scraping engine for council websites, local newspapers, YouTube (with </w:t>
      </w:r>
      <w:sdt>
        <w:sdtPr>
          <w:id w:val="-1882037871"/>
          <w:tag w:val="goog_rdk_38"/>
        </w:sdtPr>
        <w:sdtContent>
          <w:commentRangeStart w:id="34"/>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transcription</w:t>
      </w:r>
      <w:commentRangeEnd w:id="34"/>
      <w:r w:rsidDel="00000000" w:rsidR="00000000" w:rsidRPr="00000000">
        <w:commentReference w:id="34"/>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 feed with regional routing and email notifications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Basic task management: create, assign, update, close tasks from alerts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 CRM: profiles, regional assignment, approval workflow</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AI-assisted email drafting for complaints (human approval required)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Content library with access control</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Module 11 — Councillor Campaign Engine: councillor database, audience builder, campaign creation &amp; sending (SPF/DKIM compliant), pledge verification workflow, engagement tracking dashboard [URGENT]</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Phase 2 — Campaign &amp; Coordination Tools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campaign workflow: alert to task to outbound communication</w:t>
      </w:r>
      <w:sdt>
        <w:sdtPr>
          <w:id w:val="-1139030985"/>
          <w:tag w:val="goog_rdk_39"/>
        </w:sdtPr>
        <w:sdtContent>
          <w:commentRangeStart w:id="35"/>
        </w:sdtContent>
      </w:sdt>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commentRangeEnd w:id="35"/>
      <w:r w:rsidDel="00000000" w:rsidR="00000000" w:rsidRPr="00000000">
        <w:commentReference w:id="35"/>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Petition module with AI suggestion engine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Activist calendar with event scraping and alerting</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Newswriters group workflow and media contact CRM</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Talk radio monitoring and volunteer alerting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Subscriber sign-up and verification workflow</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tl w:val="0"/>
        </w:rPr>
      </w:r>
    </w:p>
    <w:p w:rsidR="00000000" w:rsidDel="00000000" w:rsidP="00000000" w:rsidRDefault="00000000" w:rsidRPr="00000000" w14:paraId="0000019B">
      <w:pPr>
        <w:pStyle w:val="Heading2"/>
        <w:spacing w:after="120" w:before="300" w:lineRule="auto"/>
        <w:rPr/>
      </w:pPr>
      <w:r w:rsidDel="00000000" w:rsidR="00000000" w:rsidRPr="00000000">
        <w:rPr>
          <w:rFonts w:ascii="Arial" w:cs="Arial" w:eastAsia="Arial" w:hAnsi="Arial"/>
          <w:b w:val="1"/>
          <w:bCs w:val="1"/>
          <w:color w:val="1a1a1a"/>
          <w:sz w:val="26"/>
          <w:szCs w:val="26"/>
          <w:rtl w:val="0"/>
        </w:rPr>
        <w:t xml:space="preserve">Phase 3 — Scale &amp; Automation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Social media publishing and monitoring</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Fundraising module with payment gateway integration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Workshop / training event management</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Activist Mailer API integration for mass </w:t>
      </w:r>
      <w:sdt>
        <w:sdtPr>
          <w:id w:val="-587165690"/>
          <w:tag w:val="goog_rdk_40"/>
        </w:sdtPr>
        <w:sdtContent>
          <w:commentRangeStart w:id="36"/>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Advanced reporting and analytics dashboards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audit logging and compliance </w:t>
      </w:r>
      <w:sdt>
        <w:sdtPr>
          <w:id w:val="-829853680"/>
          <w:tag w:val="goog_rdk_41"/>
        </w:sdtPr>
        <w:sdtContent>
          <w:commentRangeStart w:id="37"/>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tooling</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rtl w:val="0"/>
        </w:rPr>
      </w:r>
    </w:p>
    <w:p w:rsidR="00000000" w:rsidDel="00000000" w:rsidP="00000000" w:rsidRDefault="00000000" w:rsidRPr="00000000" w14:paraId="000001A3">
      <w:pPr>
        <w:pStyle w:val="Heading1"/>
        <w:pBdr>
          <w:bottom w:color="1b6b6b" w:space="4" w:sz="6" w:val="single"/>
        </w:pBdr>
        <w:spacing w:after="160" w:before="400" w:lineRule="auto"/>
        <w:rPr/>
      </w:pPr>
      <w:r w:rsidDel="00000000" w:rsidR="00000000" w:rsidRPr="00000000">
        <w:rPr>
          <w:rFonts w:ascii="Arial" w:cs="Arial" w:eastAsia="Arial" w:hAnsi="Arial"/>
          <w:b w:val="1"/>
          <w:bCs w:val="1"/>
          <w:color w:val="1b6b6b"/>
          <w:sz w:val="32"/>
          <w:szCs w:val="32"/>
          <w:rtl w:val="0"/>
        </w:rPr>
        <w:t xml:space="preserve">18. Open Questions for Development Team</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Which AI/LLM provider will be used? (affects cost model, data privacy, and prompt engineering approach)</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Will the platform be built as a monolithic web app or microservices? (affects scalability and team structure)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the preferred cloud hosting environment? (AWS, Azure, GCP — must confirm UK data residency)</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Activist Mailer integration via API available, or will it require a workaround (copy-paste export) for Phase 1?</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the expected volunteer volume at launch vs. 12-month projection? (affects infrastructure sizing)</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Should the content library be a separate authenticated subdomain or integrated within the main app?</w:t>
      </w:r>
      <w:sdt>
        <w:sdtPr>
          <w:id w:val="-1322697185"/>
          <w:tag w:val="goog_rdk_42"/>
        </w:sdtPr>
        <w:sdtContent>
          <w:commentRangeStart w:id="38"/>
        </w:sdtContent>
      </w:sdt>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commentRangeEnd w:id="38"/>
      <w:r w:rsidDel="00000000" w:rsidR="00000000" w:rsidRPr="00000000">
        <w:commentReference w:id="38"/>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compliance obligations apply (UK GDPR, Charity Commission reporting)? Legal sign-off required before collecting personal data on CRM contacts who are not GPS </w:t>
      </w:r>
      <w:sdt>
        <w:sdtPr>
          <w:id w:val="382056706"/>
          <w:tag w:val="goog_rdk_43"/>
        </w:sdtPr>
        <w:sdtContent>
          <w:commentRangeStart w:id="39"/>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members</w:t>
      </w:r>
      <w:commentRangeEnd w:id="39"/>
      <w:r w:rsidDel="00000000" w:rsidR="00000000" w:rsidRPr="00000000">
        <w:commentReference w:id="39"/>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pBdr>
          <w:top w:color="1b6b6b" w:space="4" w:sz="4" w:val="single"/>
        </w:pBdr>
        <w:spacing w:before="400" w:lineRule="auto"/>
        <w:rPr/>
      </w:pPr>
      <w:r w:rsidDel="00000000" w:rsidR="00000000" w:rsidRPr="00000000">
        <w:rPr>
          <w:rFonts w:ascii="Arial" w:cs="Arial" w:eastAsia="Arial" w:hAnsi="Arial"/>
          <w:color w:val="888888"/>
          <w:sz w:val="18"/>
          <w:szCs w:val="18"/>
          <w:rtl w:val="0"/>
        </w:rPr>
        <w:t>GPS Platform — Software Requirements Specification v1.1 | Confidential | April 2026</w:t>
      </w:r>
      <w:r w:rsidDel="00000000" w:rsidR="00000000" w:rsidRPr="00000000">
        <w:rPr>
          <w:rtl w:val="0"/>
        </w:rPr>
      </w:r>
    </w:p>
    <w:p>
      <w:r>
        <w:br w:type="page"/>
      </w:r>
    </w:p>
    <w:p>
      <w:pPr>
        <w:pStyle w:val="Heading1"/>
      </w:pPr>
      <w:r>
        <w:t>19. Addendum 01 — Network of Networks &amp; Action Groups (April 2026)</w:t>
      </w:r>
    </w:p>
    <w:p>
      <w:pPr/>
      <w:r>
        <w:rPr>
          <w:b w:val="0"/>
          <w:i/>
        </w:rPr>
        <w:t>Revision history: This addendum captures decisions from a design review session held in April 2026. It extends and amends sections of the GPS Platform Software Requirements Specification v1.1. Document version bumped to v1.1.</w:t>
      </w:r>
    </w:p>
    <w:p>
      <w:pPr/>
      <w:r>
        <w:rPr>
          <w:b w:val="0"/>
          <w:i w:val="0"/>
        </w:rPr>
        <w:t>This addendum should be read alongside the original specification. Where provisions here conflict with earlier sections, this addendum takes precedence.</w:t>
      </w:r>
    </w:p>
    <w:p>
      <w:pPr>
        <w:pStyle w:val="Heading2"/>
      </w:pPr>
      <w:r>
        <w:t>19.1 Network of Networks Architecture (extends §2)</w:t>
      </w:r>
    </w:p>
    <w:p>
      <w:pPr/>
      <w:r>
        <w:rPr>
          <w:b w:val="0"/>
          <w:i w:val="0"/>
        </w:rPr>
        <w:t>GPS is the master/home network. Partner networks (CUFI is the first confirmed partner; others to follow) sit alongside GPS, each led by one or more Network Coordinators.</w:t>
      </w:r>
    </w:p>
    <w:p>
      <w:pPr>
        <w:pStyle w:val="Heading3"/>
      </w:pPr>
      <w:r>
        <w:t>19.1.1 Schema</w:t>
      </w:r>
    </w:p>
    <w:p>
      <w:pPr/>
      <w:r>
        <w:rPr>
          <w:b/>
        </w:rPr>
        <w:t xml:space="preserve">networks table, flat structure. </w:t>
      </w:r>
      <w:r>
        <w:t xml:space="preserve">Single </w:t>
      </w:r>
    </w:p>
    <w:p>
      <w:pPr/>
      <w:r>
        <w:rPr>
          <w:b/>
        </w:rPr>
        <w:t xml:space="preserve">is_master = true. </w:t>
      </w:r>
      <w:r>
        <w:t xml:space="preserve">GPS is a row with </w:t>
      </w:r>
    </w:p>
    <w:p>
      <w:pPr/>
      <w:r>
        <w:rPr>
          <w:b w:val="0"/>
          <w:i w:val="0"/>
        </w:rPr>
        <w:t>Enforce single master via a partial unique index (only one row may have is_master = true).</w:t>
      </w:r>
    </w:p>
    <w:p>
      <w:pPr/>
      <w:r>
        <w:rPr>
          <w:b/>
        </w:rPr>
        <w:t xml:space="preserve">parent_network_id </w:t>
      </w:r>
      <w:r>
        <w:t xml:space="preserve">Partner networks are rows with </w:t>
      </w:r>
    </w:p>
    <w:p>
      <w:pPr/>
      <w:r>
        <w:rPr>
          <w:b w:val="0"/>
          <w:i w:val="0"/>
        </w:rPr>
        <w:t>pointing to the GPS row (FK).</w:t>
      </w:r>
    </w:p>
    <w:p>
      <w:pPr>
        <w:pStyle w:val="Heading3"/>
      </w:pPr>
      <w:r>
        <w:t>19.1.2 Volunteer–Network Relationship</w:t>
      </w:r>
    </w:p>
    <w:p>
      <w:pPr/>
      <w:r>
        <w:rPr>
          <w:b/>
        </w:rPr>
        <w:t xml:space="preserve">home_network_id </w:t>
      </w:r>
      <w:r>
        <w:t xml:space="preserve">Every volunteer has a </w:t>
      </w:r>
    </w:p>
    <w:p>
      <w:pPr/>
      <w:r>
        <w:rPr>
          <w:b w:val="0"/>
          <w:i w:val="0"/>
        </w:rPr>
        <w:t>(FK to networks). Single value today.</w:t>
      </w:r>
    </w:p>
    <w:p>
      <w:pPr/>
      <w:r>
        <w:rPr>
          <w:b/>
        </w:rPr>
        <w:t xml:space="preserve">volunteer_networks. </w:t>
      </w:r>
      <w:r>
        <w:t xml:space="preserve">Multi-network membership scaffolded for future via a junction table </w:t>
      </w:r>
    </w:p>
    <w:p>
      <w:pPr/>
      <w:r>
        <w:rPr>
          <w:b w:val="0"/>
          <w:i w:val="0"/>
        </w:rPr>
        <w:t>Build the column now; build the junction table later when multi-membership is needed.</w:t>
      </w:r>
    </w:p>
    <w:p>
      <w:pPr>
        <w:pStyle w:val="Heading3"/>
      </w:pPr>
      <w:r>
        <w:t>19.1.3 Originating Network Tracking</w:t>
      </w:r>
    </w:p>
    <w:p>
      <w:pPr/>
      <w:r>
        <w:rPr>
          <w:b/>
        </w:rPr>
        <w:t xml:space="preserve">originating_network_id </w:t>
      </w:r>
      <w:r>
        <w:t xml:space="preserve">Add nullable </w:t>
      </w:r>
    </w:p>
    <w:p>
      <w:pPr/>
      <w:r>
        <w:rPr>
          <w:b w:val="0"/>
          <w:i w:val="0"/>
        </w:rPr>
        <w:t>(FK to networks) to the following tables from day one:</w:t>
      </w:r>
    </w:p>
    <w:p>
      <w:pPr>
        <w:ind w:left="720"/>
      </w:pPr>
      <w:r>
        <w:t>alerts</w:t>
      </w:r>
    </w:p>
    <w:p>
      <w:pPr>
        <w:ind w:left="720"/>
      </w:pPr>
      <w:r>
        <w:t>tasks</w:t>
      </w:r>
    </w:p>
    <w:p>
      <w:pPr>
        <w:ind w:left="720"/>
      </w:pPr>
      <w:r>
        <w:t>posts</w:t>
      </w:r>
    </w:p>
    <w:p>
      <w:pPr>
        <w:ind w:left="720"/>
      </w:pPr>
      <w:r>
        <w:t>content library items</w:t>
      </w:r>
    </w:p>
    <w:p>
      <w:pPr/>
      <w:r>
        <w:rPr>
          <w:b w:val="0"/>
          <w:i w:val="0"/>
        </w:rPr>
        <w:t>Default value: null (meaning GPS / shared). This enables future tenant-scoped views without requiring a schema migration.</w:t>
      </w:r>
    </w:p>
    <w:p>
      <w:pPr>
        <w:pStyle w:val="Heading3"/>
      </w:pPr>
      <w:r>
        <w:t>19.1.4 Network Branding</w:t>
      </w:r>
    </w:p>
    <w:p>
      <w:pPr/>
      <w:r>
        <w:t>GPS app chrome stays GPS-branded throughout — no white-labelling.</w:t>
      </w:r>
    </w:p>
    <w:p>
      <w:pPr/>
      <w:r>
        <w:t>Per-volunteer network badge (small avatar/logo) shown on profiles and post attributions.</w:t>
      </w:r>
    </w:p>
    <w:p>
      <w:pPr/>
      <w:r>
        <w:rPr>
          <w:b w:val="0"/>
          <w:i w:val="0"/>
        </w:rPr>
        <w:t>Example: "Posted by @sarah · CUFI".</w:t>
      </w:r>
    </w:p>
    <w:p>
      <w:pPr/>
      <w:r>
        <w:t>GPS-direct members show no badge, or a GPS badge if one is configured.</w:t>
      </w:r>
    </w:p>
    <w:p>
      <w:pPr>
        <w:pStyle w:val="Heading2"/>
      </w:pPr>
      <w:r>
        <w:t>19.2 Role Table Amendments (extends §3)</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0"/>
        <w:gridCol w:w="3240"/>
        <w:gridCol w:w="3240"/>
      </w:tblGrid>
      <w:tr>
        <w:tc>
          <w:tcPr>
            <w:tcW w:type="dxa" w:w="3240"/>
          </w:tcPr>
          <w:p>
            <w:r/>
            <w:r>
              <w:rPr>
                <w:b/>
              </w:rPr>
              <w:t>Change</w:t>
            </w:r>
          </w:p>
        </w:tc>
        <w:tc>
          <w:tcPr>
            <w:tcW w:type="dxa" w:w="3240"/>
          </w:tcPr>
          <w:p>
            <w:r/>
            <w:r>
              <w:rPr>
                <w:b/>
              </w:rPr>
              <w:t>Role / Concept</w:t>
            </w:r>
          </w:p>
        </w:tc>
        <w:tc>
          <w:tcPr>
            <w:tcW w:type="dxa" w:w="3240"/>
          </w:tcPr>
          <w:p>
            <w:r/>
            <w:r>
              <w:rPr>
                <w:b/>
              </w:rPr>
              <w:t>Detail</w:t>
            </w:r>
          </w:p>
        </w:tc>
      </w:tr>
      <w:tr>
        <w:tc>
          <w:tcPr>
            <w:tcW w:type="dxa" w:w="3240"/>
          </w:tcPr>
          <w:p>
            <w:r>
              <w:t>ADD</w:t>
            </w:r>
          </w:p>
        </w:tc>
        <w:tc>
          <w:tcPr>
            <w:tcW w:type="dxa" w:w="3240"/>
          </w:tcPr>
          <w:p>
            <w:r>
              <w:t>Network Coordinator</w:t>
            </w:r>
          </w:p>
        </w:tc>
        <w:tc>
          <w:tcPr>
            <w:tcW w:type="dxa" w:w="3240"/>
          </w:tcPr>
          <w:p>
            <w:r>
              <w:t>Visibility scoped to aggregate stats for their network only (member count, vetted count, active-in-30d count, action volume). No access to individual member records of their own or other networks. Multiple coordinators per network allowed via network_coordinators junction table.</w:t>
            </w:r>
          </w:p>
        </w:tc>
      </w:tr>
      <w:tr>
        <w:tc>
          <w:tcPr>
            <w:tcW w:type="dxa" w:w="3240"/>
          </w:tcPr>
          <w:p>
            <w:r>
              <w:t>REMOVE</w:t>
            </w:r>
          </w:p>
        </w:tc>
        <w:tc>
          <w:tcPr>
            <w:tcW w:type="dxa" w:w="3240"/>
          </w:tcPr>
          <w:p>
            <w:r>
              <w:t>Gatekeeper</w:t>
            </w:r>
          </w:p>
        </w:tc>
        <w:tc>
          <w:tcPr>
            <w:tcW w:type="dxa" w:w="3240"/>
          </w:tcPr>
          <w:p>
            <w:r>
              <w:t>Early draft concept, now dropped. No longer referenced anywhere in the specification.</w:t>
            </w:r>
          </w:p>
        </w:tc>
      </w:tr>
      <w:tr>
        <w:tc>
          <w:tcPr>
            <w:tcW w:type="dxa" w:w="3240"/>
          </w:tcPr>
          <w:p>
            <w:r>
              <w:t>CHANGE</w:t>
            </w:r>
          </w:p>
        </w:tc>
        <w:tc>
          <w:tcPr>
            <w:tcW w:type="dxa" w:w="3240"/>
          </w:tcPr>
          <w:p>
            <w:r>
              <w:t>Vetting Team</w:t>
            </w:r>
          </w:p>
        </w:tc>
        <w:tc>
          <w:tcPr>
            <w:tcW w:type="dxa" w:w="3240"/>
          </w:tcPr>
          <w:p>
            <w:r>
              <w:t>Now a boolean flag (is_vetter) on any user record, not a separate role. Today: GPS vetters can vet anyone. Scaffold a vetting_scope field (values: "all" or a specific partner network ID) for future delegated vetting. UI for delegated vetting is deferred.</w:t>
            </w:r>
          </w:p>
        </w:tc>
      </w:tr>
    </w:tbl>
    <w:p>
      <w:pPr>
        <w:pStyle w:val="Heading2"/>
      </w:pPr>
      <w:r>
        <w:t>19.3 Default Visibility Principle (new §3.2)</w:t>
      </w:r>
    </w:p>
    <w:p>
      <w:pPr/>
      <w:r>
        <w:rPr>
          <w:b w:val="0"/>
          <w:i w:val="0"/>
        </w:rPr>
        <w:t>GPS operates as an open coordination platform across networks and Action Groups. Data is not scoped by network or Action Group unless a user applies their own filters. Network Coordinators see aggregate stats for their network; they do not see individual member records. Vetting scope, partner-network data isolation, and other restrictions are applied explicitly when introduced — not by default.</w:t>
      </w:r>
    </w:p>
    <w:p>
      <w:pPr>
        <w:pStyle w:val="Heading2"/>
      </w:pPr>
      <w:r>
        <w:t>19.4 Enrolment Routing (new §3.3)</w:t>
      </w:r>
    </w:p>
    <w:p>
      <w:pPr/>
      <w:r>
        <w:rPr>
          <w:b w:val="0"/>
          <w:i w:val="0"/>
        </w:rPr>
        <w:t>Three form variants, one underlying volunteer record: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0"/>
        <w:gridCol w:w="3240"/>
        <w:gridCol w:w="3240"/>
      </w:tblGrid>
      <w:tr>
        <w:tc>
          <w:tcPr>
            <w:tcW w:type="dxa" w:w="3240"/>
          </w:tcPr>
          <w:p>
            <w:r/>
            <w:r>
              <w:rPr>
                <w:b/>
              </w:rPr>
              <w:t>Variant</w:t>
            </w:r>
          </w:p>
        </w:tc>
        <w:tc>
          <w:tcPr>
            <w:tcW w:type="dxa" w:w="3240"/>
          </w:tcPr>
          <w:p>
            <w:r/>
            <w:r>
              <w:rPr>
                <w:b/>
              </w:rPr>
              <w:t>Network Field Behaviour</w:t>
            </w:r>
          </w:p>
        </w:tc>
        <w:tc>
          <w:tcPr>
            <w:tcW w:type="dxa" w:w="3240"/>
          </w:tcPr>
          <w:p>
            <w:r/>
            <w:r>
              <w:rPr>
                <w:b/>
              </w:rPr>
              <w:t>Access Method</w:t>
            </w:r>
          </w:p>
        </w:tc>
      </w:tr>
      <w:tr>
        <w:tc>
          <w:tcPr>
            <w:tcW w:type="dxa" w:w="3240"/>
          </w:tcPr>
          <w:p>
            <w:r>
              <w:t>Direct GPS form</w:t>
            </w:r>
          </w:p>
        </w:tc>
        <w:tc>
          <w:tcPr>
            <w:tcW w:type="dxa" w:w="3240"/>
          </w:tcPr>
          <w:p>
            <w:r>
              <w:t>Network locked to GPS (master)</w:t>
            </w:r>
          </w:p>
        </w:tc>
        <w:tc>
          <w:tcPr>
            <w:tcW w:type="dxa" w:w="3240"/>
          </w:tcPr>
          <w:p>
            <w:r>
              <w:t>Standard public URL</w:t>
            </w:r>
          </w:p>
        </w:tc>
      </w:tr>
      <w:tr>
        <w:tc>
          <w:tcPr>
            <w:tcW w:type="dxa" w:w="3240"/>
          </w:tcPr>
          <w:p>
            <w:r>
              <w:t>Partner-locked form</w:t>
            </w:r>
          </w:p>
        </w:tc>
        <w:tc>
          <w:tcPr>
            <w:tcW w:type="dxa" w:w="3240"/>
          </w:tcPr>
          <w:p>
            <w:r>
              <w:t>Network pre-filled and locked (e.g. CUFI)</w:t>
            </w:r>
          </w:p>
        </w:tc>
        <w:tc>
          <w:tcPr>
            <w:tcW w:type="dxa" w:w="3240"/>
          </w:tcPr>
          <w:p>
            <w:r>
              <w:t>Signed token URL: /enrol?network=cufi&amp;sig=...</w:t>
            </w:r>
          </w:p>
        </w:tc>
      </w:tr>
      <w:tr>
        <w:tc>
          <w:tcPr>
            <w:tcW w:type="dxa" w:w="3240"/>
          </w:tcPr>
          <w:p>
            <w:r>
              <w:t>Open form</w:t>
            </w:r>
          </w:p>
        </w:tc>
        <w:tc>
          <w:tcPr>
            <w:tcW w:type="dxa" w:w="3240"/>
          </w:tcPr>
          <w:p>
            <w:r>
              <w:t>User selects home network from dropdown</w:t>
            </w:r>
          </w:p>
        </w:tc>
        <w:tc>
          <w:tcPr>
            <w:tcW w:type="dxa" w:w="3240"/>
          </w:tcPr>
          <w:p>
            <w:r>
              <w:t>Standard public URL with network selector visible</w:t>
            </w:r>
          </w:p>
        </w:tc>
      </w:tr>
    </w:tbl>
    <w:p>
      <w:pPr/>
      <w:r>
        <w:rPr>
          <w:b w:val="0"/>
          <w:i w:val="0"/>
        </w:rPr>
      </w:r>
    </w:p>
    <w:p>
      <w:pPr/>
      <w:r>
        <w:t>Partner-locked forms: the pre-filled network must be visibly locked (greyed-out input + caption such as “Joining via CUFI”), not silently hidden.</w:t>
      </w:r>
    </w:p>
    <w:p>
      <w:pPr/>
      <w:r>
        <w:t>Vetting team can override the network field on any record before approval.</w:t>
      </w:r>
    </w:p>
    <w:p>
      <w:pPr/>
      <w:r>
        <w:t>Signed tokens prevent network-tag spoofing. Tokens are generated by admins or Network Coordinators and distributed via partner channels.</w:t>
      </w:r>
    </w:p>
    <w:p>
      <w:pPr>
        <w:pStyle w:val="Heading2"/>
      </w:pPr>
      <w:r>
        <w:t>19.5 Action Groups (new §5.4)</w:t>
      </w:r>
    </w:p>
    <w:p>
      <w:pPr/>
      <w:r>
        <w:rPr>
          <w:b w:val="0"/>
          <w:i w:val="0"/>
        </w:rPr>
        <w:t>Action Groups (AGs) are a tag/filter dimension, not a permission boundary.</w:t>
      </w:r>
    </w:p>
    <w:p>
      <w:pPr/>
      <w:r>
        <w:t>Volunteers can belong to multiple AGs.</w:t>
      </w:r>
    </w:p>
    <w:p>
      <w:pPr/>
      <w:r>
        <w:t>AG Leader is a per-AG flag, not a global role. A user can be leader of one AG and a member of another.</w:t>
      </w:r>
    </w:p>
    <w:p>
      <w:pPr/>
      <w:r>
        <w:t>Posts and alerts can be tagged with one or many AGs at creation.</w:t>
      </w:r>
    </w:p>
    <w:p>
      <w:pPr/>
      <w:r>
        <w:t>Default feed view filters to "my AGs" with an option to widen to all.</w:t>
      </w:r>
    </w:p>
    <w:p>
      <w:pPr>
        <w:pStyle w:val="Heading3"/>
      </w:pPr>
      <w:r>
        <w:t>19.5.1 Cross-AG Forwarding</w:t>
      </w:r>
    </w:p>
    <w:p>
      <w:pPr/>
      <w:r>
        <w:t>Cross-AG forwarding is implemented as re-tagging: adding a second (or third) AG tag to an existing alert.</w:t>
      </w:r>
    </w:p>
    <w:p>
      <w:pPr/>
      <w:r>
        <w:t>One-click "also send to…" action required in the UI.</w:t>
      </w:r>
    </w:p>
    <w:p>
      <w:pPr/>
      <w:r>
        <w:t>Shared record model: when an alert has multiple AG tags, all tagged AGs see one shared item with shared status and shared assignee — NOT per-AG copies.</w:t>
      </w:r>
    </w:p>
    <w:p>
      <w:pPr>
        <w:pStyle w:val="Heading3"/>
      </w:pPr>
      <w:r>
        <w:t>19.5.2 Initial AG Leadership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60"/>
        <w:gridCol w:w="4860"/>
      </w:tblGrid>
      <w:tr>
        <w:tc>
          <w:tcPr>
            <w:tcW w:type="dxa" w:w="4860"/>
          </w:tcPr>
          <w:p>
            <w:r/>
            <w:r>
              <w:rPr>
                <w:b/>
              </w:rPr>
              <w:t>Action Group</w:t>
            </w:r>
          </w:p>
        </w:tc>
        <w:tc>
          <w:tcPr>
            <w:tcW w:type="dxa" w:w="4860"/>
          </w:tcPr>
          <w:p>
            <w:r/>
            <w:r>
              <w:rPr>
                <w:b/>
              </w:rPr>
              <w:t>Lead</w:t>
            </w:r>
          </w:p>
        </w:tc>
      </w:tr>
      <w:tr>
        <w:tc>
          <w:tcPr>
            <w:tcW w:type="dxa" w:w="4860"/>
          </w:tcPr>
          <w:p>
            <w:r>
              <w:t>Petitions / Calls / Mass Email</w:t>
            </w:r>
          </w:p>
        </w:tc>
        <w:tc>
          <w:tcPr>
            <w:tcW w:type="dxa" w:w="4860"/>
          </w:tcPr>
          <w:p>
            <w:r>
              <w:t>Tabatha</w:t>
            </w:r>
          </w:p>
        </w:tc>
      </w:tr>
      <w:tr>
        <w:tc>
          <w:tcPr>
            <w:tcW w:type="dxa" w:w="4860"/>
          </w:tcPr>
          <w:p>
            <w:r>
              <w:t>Newspaper</w:t>
            </w:r>
          </w:p>
        </w:tc>
        <w:tc>
          <w:tcPr>
            <w:tcW w:type="dxa" w:w="4860"/>
          </w:tcPr>
          <w:p>
            <w:r>
              <w:t>Sharon</w:t>
            </w:r>
          </w:p>
        </w:tc>
      </w:tr>
      <w:tr>
        <w:tc>
          <w:tcPr>
            <w:tcW w:type="dxa" w:w="4860"/>
          </w:tcPr>
          <w:p>
            <w:r>
              <w:t>Radio Group</w:t>
            </w:r>
          </w:p>
        </w:tc>
        <w:tc>
          <w:tcPr>
            <w:tcW w:type="dxa" w:w="4860"/>
          </w:tcPr>
          <w:p>
            <w:r>
              <w:t>TBC</w:t>
            </w:r>
          </w:p>
        </w:tc>
      </w:tr>
    </w:tbl>
    <w:p>
      <w:pPr>
        <w:pStyle w:val="Heading2"/>
      </w:pPr>
      <w:r>
        <w:t>19.6 Primary + Secondary Action Pattern (extends §5.2)</w:t>
      </w:r>
    </w:p>
    <w:p>
      <w:pPr/>
      <w:r>
        <w:t>Each alert surfaces ONE primary recommended action prominently in the feed.</w:t>
      </w:r>
    </w:p>
    <w:p>
      <w:pPr/>
      <w:r>
        <w:t>Detail mode reveals ranked secondary actions (alternative letter drafts, additional recipients, follow-up tactics) actionable in parallel.</w:t>
      </w:r>
    </w:p>
    <w:p>
      <w:pPr/>
      <w:r>
        <w:t>When a volunteer ignores the primary and selects a secondary, the system must capture this choice as signal for future AI recommendation tuning.</w:t>
      </w:r>
    </w:p>
    <w:p>
      <w:pPr>
        <w:pStyle w:val="Heading2"/>
      </w:pPr>
      <w:r>
        <w:t>19.7 Identity &amp; Display Name (new §6.3)</w:t>
      </w:r>
    </w:p>
    <w:p>
      <w:pPr/>
      <w:r>
        <w:t>Per-user display name setting with three options: handle, first name, or full name.</w:t>
      </w:r>
    </w:p>
    <w:p>
      <w:pPr/>
      <w:r>
        <w:t>Default: handle (most cautious).</w:t>
      </w:r>
    </w:p>
    <w:p>
      <w:pPr/>
      <w:r>
        <w:t>User may opt up to first name or full name at their discretion.</w:t>
      </w:r>
    </w:p>
    <w:p>
      <w:pPr/>
      <w:r>
        <w:t>“Who is doing what” visibility on actions respects this setting throughout the platform.</w:t>
      </w:r>
    </w:p>
    <w:p>
      <w:pPr>
        <w:pStyle w:val="Heading2"/>
      </w:pPr>
      <w:r>
        <w:t>19.8 WhatsApp Share &amp; Post Visibility (extends §11)</w:t>
      </w:r>
    </w:p>
    <w:p>
      <w:pPr/>
      <w:r>
        <w:t>Universal "Send via WhatsApp" affordance on all shareable content.</w:t>
      </w:r>
    </w:p>
    <w:p>
      <w:pPr/>
      <w:r>
        <w:rPr>
          <w:b w:val="0"/>
          <w:i w:val="0"/>
        </w:rPr>
        <w:t>Implementation: wa.me/?text=... deep link with post content as draft message. No WhatsApp Business API integration required for v1.</w:t>
      </w:r>
    </w:p>
    <w:p>
      <w:pPr/>
      <w:r>
        <w:t>Same pattern available for SMS (sms:?body=...) and email (mailto:) for consistency.</w:t>
      </w:r>
    </w:p>
    <w:p>
      <w:pPr/>
      <w:r>
        <w:t>Posts must support multi-AG visibility/targeting as defined in §19.5 above.</w:t>
      </w:r>
    </w:p>
    <w:p>
      <w:pPr>
        <w:pStyle w:val="Heading2"/>
      </w:pPr>
      <w:r>
        <w:t>19.9 Phase 1 Scope Updates (amends §17)</w:t>
      </w:r>
    </w:p>
    <w:p>
      <w:pPr>
        <w:pStyle w:val="Heading3"/>
      </w:pPr>
      <w:r>
        <w:t>19.9.1 Added to Phase 1 MVP</w:t>
      </w:r>
    </w:p>
    <w:p>
      <w:pPr/>
      <w:r>
        <w:t>Network Coordinator role + network_coordinators junction table populated (Alistair → CUFI confirmed).</w:t>
      </w:r>
    </w:p>
    <w:p>
      <w:pPr/>
      <w:r>
        <w:t>Minimum-viable Coordinator dashboard: aggregate counts only (members enrolled, vetted, active 30d, action volume). No individual records.</w:t>
      </w:r>
    </w:p>
    <w:p>
      <w:pPr/>
      <w:r>
        <w:t>Co-branded enrolment landing page for CUFI.</w:t>
      </w:r>
    </w:p>
    <w:p>
      <w:pPr/>
      <w:r>
        <w:t>Three enrolment form variants (direct, partner-locked, open).</w:t>
      </w:r>
    </w:p>
    <w:p>
      <w:pPr/>
      <w:r>
        <w:t>Signed enrolment tokens.</w:t>
      </w:r>
    </w:p>
    <w:p>
      <w:pPr/>
      <w:r>
        <w:t>Action Group tagging on alerts, posts, and tasks.</w:t>
      </w:r>
    </w:p>
    <w:p>
      <w:pPr/>
      <w:r>
        <w:t>originating_network_id columns scaffolded on relevant tables.</w:t>
      </w:r>
    </w:p>
    <w:p>
      <w:pPr/>
      <w:r>
        <w:t>is_vetter flag + vetting_scope field scaffolded.</w:t>
      </w:r>
    </w:p>
    <w:p>
      <w:pPr>
        <w:pStyle w:val="Heading3"/>
      </w:pPr>
      <w:r>
        <w:t>19.9.2 Deferred to Later Phases</w:t>
      </w:r>
    </w:p>
    <w:p>
      <w:pPr/>
      <w:r>
        <w:t>Delegated vetting UI (vetting_scope is scaffolded but not surfaced in Phase 1).</w:t>
      </w:r>
    </w:p>
    <w:p>
      <w:pPr/>
      <w:r>
        <w:t>Multi-network membership per volunteer (junction table deferred).</w:t>
      </w:r>
    </w:p>
    <w:p>
      <w:pPr/>
      <w:r>
        <w:t>Per-Coordinator analytics beyond basic aggregate counts.</w:t>
      </w:r>
    </w:p>
    <w:p>
      <w:pPr/>
      <w:r>
        <w:t>Network-scoped messaging from Coordinator to their network’s members.</w:t>
      </w:r>
    </w:p>
    <w:p>
      <w:pPr/>
      <w:r>
        <w:rPr>
          <w:b w:val="0"/>
          <w:i w:val="0"/>
        </w:rPr>
      </w:r>
    </w:p>
    <w:p>
      <w:pPr/>
      <w:r>
        <w:rPr>
          <w:b w:val="0"/>
          <w:i/>
        </w:rPr>
        <w:t>GPS Platform — Software Requirements Specification v1.1 | Confidential | April 2026</w:t>
      </w:r>
    </w:p>
    <w:sectPr>
      <w:pgSz w:h="15840" w:w="12240" w:orient="portrait"/>
      <w:pgMar w:bottom="1440" w:top="144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emy W" w:id="35" w:date="2026-03-28T01:45:27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to allow campaigns initiated by 3rd party groups</w:t>
      </w:r>
    </w:p>
  </w:comment>
  <w:comment w:author="Jeremy W" w:id="33" w:date="2026-03-28T01:42:0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next stages e.g. Pension Funds, Ombudsmen, External Auditors, Local MPs, Home Office, Communities' Minister, Central Government etc. awaiting info from David Thrale...</w:t>
      </w:r>
    </w:p>
  </w:comment>
  <w:comment w:author="Jeremy W" w:id="30" w:date="2026-03-28T01:19:19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Council roles: Leader, Deputy Leader, Cabinet Member (with portfolio), Committee memberships (including Pensions Committee, Planning, Licensing, etc.), Head of</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Safer Communities / Compliance, Head of Legal, CEO, CFO, Section 151 Officer,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95 Officer — stored as structured tags</w:t>
      </w:r>
    </w:p>
  </w:comment>
  <w:comment w:author="Jeremy W" w:id="26" w:date="2026-03-28T01:07:25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follow-up could be AI automated?</w:t>
      </w:r>
    </w:p>
  </w:comment>
  <w:comment w:author="Jeremy W" w:id="31" w:date="2026-03-28T01:51:2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are you the right man for the job or what!!</w:t>
      </w:r>
    </w:p>
  </w:comment>
  <w:comment w:author="Jeremy W" w:id="29" w:date="2026-03-28T01:13:19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moderngov and similar</w:t>
      </w:r>
    </w:p>
  </w:comment>
  <w:comment w:author="Jeremy W" w:id="25" w:date="2026-03-28T01:06:40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AI to do this (as there may likely be so many of them!)</w:t>
      </w:r>
    </w:p>
  </w:comment>
  <w:comment w:author="Jeremy W" w:id="27" w:date="2026-03-28T01:50:12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PsyOps to gather data and proactively attack?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Memes and messages to disrupt adversaries.</w:t>
      </w:r>
    </w:p>
  </w:comment>
  <w:comment w:author="Jeremy W" w:id="34" w:date="2026-03-28T01:43:5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similar for other public (and private?) entities e.g. unions, NHS, police, government bodies, education, charities, etc.</w:t>
      </w:r>
    </w:p>
  </w:comment>
  <w:comment w:author="Jeremy W" w:id="39" w:date="2026-03-28T02:05:11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direct reporting to 3rd parties (eg CST or FOA) for antisemitic memes, attacks, mental distress etc.</w:t>
      </w:r>
    </w:p>
  </w:comment>
  <w:comment w:author="Jeremy W" w:id="28" w:date="2026-03-28T01:10:21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their email address</w:t>
      </w:r>
    </w:p>
  </w:comment>
  <w:comment w:author="Jeremy W" w:id="13" w:date="2026-03-28T01:57:47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update</w:t>
      </w:r>
    </w:p>
  </w:comment>
  <w:comment w:author="Jeremy W" w:id="24" w:date="2026-03-28T01:05:06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TikTok</w:t>
      </w:r>
    </w:p>
  </w:comment>
  <w:comment w:author="Jeremy W" w:id="7" w:date="2026-03-28T00:26:03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comment>
  <w:comment w:author="Jeremy W" w:id="12" w:date="2026-03-28T01:57:3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Muslim Brotherhood, Islamic Human Rights Commission UK,</w:t>
      </w:r>
    </w:p>
  </w:comment>
  <w:comment w:author="Jeremy W" w:id="23" w:date="2026-03-28T01:03:3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also go to an alert hub for all the GPS Network outreach groups</w:t>
      </w:r>
    </w:p>
  </w:comment>
  <w:comment w:author="Jeremy W" w:id="0" w:date="2026-03-28T01:52:4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gathering</w:t>
      </w:r>
    </w:p>
  </w:comment>
  <w:comment w:author="Jeremy W" w:id="6" w:date="2026-03-28T01:55:00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Volunteers may request to operate in their choice of area</w:t>
      </w:r>
    </w:p>
  </w:comment>
  <w:comment w:author="Jeremy W" w:id="14" w:date="2026-03-28T00:42:16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clarify</w:t>
      </w:r>
    </w:p>
  </w:comment>
  <w:comment w:author="Jeremy W" w:id="5" w:date="2026-03-28T01:54:4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near it</w:t>
      </w:r>
    </w:p>
  </w:comment>
  <w:comment w:author="Jeremy W" w:id="8" w:date="2026-03-28T01:55:31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football, music, education, unions, NHS, education, police, government, councils</w:t>
      </w:r>
    </w:p>
  </w:comment>
  <w:comment w:author="Jeremy W" w:id="20" w:date="2026-03-28T00:58:4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alert all those in the GPS Network who can take relevant actions against the radio channel and its relevant personnel, suggest what actions might be taken, and enable the fastest method to get those actions sent out.</w:t>
      </w:r>
    </w:p>
  </w:comment>
  <w:comment w:author="Jeremy W" w:id="18" w:date="2026-03-28T00:52:44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must be able to collect and curate all of the above information</w:t>
      </w:r>
    </w:p>
  </w:comment>
  <w:comment w:author="Jeremy W" w:id="16" w:date="2026-03-28T00:49:02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Executive and volunteers must be able to suggest proactive actions and petitions that highlight issues where adversaries communications and actions are not compatible with British values</w:t>
      </w:r>
    </w:p>
  </w:comment>
  <w:comment w:author="Jeremy W" w:id="4" w:date="2026-03-28T01:54:14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Messaging regular people across the UK</w:t>
      </w:r>
    </w:p>
  </w:comment>
  <w:comment w:author="Jeremy W" w:id="17" w:date="2026-03-28T00:50:38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resulting data must be collected, curated and analysed</w:t>
      </w:r>
    </w:p>
  </w:comment>
  <w:comment w:author="Jeremy W" w:id="3" w:date="2026-03-28T01:53:55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digital and physical resources and knowledge</w:t>
      </w:r>
    </w:p>
  </w:comment>
  <w:comment w:author="Jeremy W" w:id="19" w:date="2026-03-28T00:56:58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automate complaints to relevant radio stations, their owners, ombudsman, advertisers, and other major sources of their revenue.</w:t>
      </w:r>
    </w:p>
  </w:comment>
  <w:comment w:author="Jeremy W" w:id="2" w:date="2026-03-28T01:53:31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Hindus,</w:t>
      </w:r>
    </w:p>
  </w:comment>
  <w:comment w:author="Jeremy W" w:id="1" w:date="2026-03-28T01:53:1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Outer reach — Talk Radio / TV / Podcasts / News Media, Petitions, Antisemitic Social Media Removal, Proactive Social Media Activities, mass email sending, one-to-all email sending, local activities with multiple groups collaborating, news media writing, in-person relationship building, online interpersonal relationship building</w:t>
      </w:r>
    </w:p>
  </w:comment>
  <w:comment w:author="Jeremy W" w:id="38" w:date="2026-03-28T02:28:2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page sufficiently include: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 of campaigns,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Geo-map that brings different groups together locally and/or nationally when appropriate,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system to frequently add new antisemitic terms that are hostile, offensive etc.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 lobby police and CPS to charge perpetrators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campaigns that require all public bodies, universities, unions, and regulators must implement antisemitism awareness policies, staff training, and incident response protocols.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understanding of the threat that faces the Jewish Community, government, middle Britain and offer grassroots solutions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ways to encourage young people to engage with GPS Network</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partner organisations and existing networks to raise GPS profile, extremism threat level and activism engagement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engagement with local authorities and government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to onboard new initiatives across all teams and for all teams to engage with each-other.</w:t>
      </w:r>
    </w:p>
  </w:comment>
  <w:comment w:author="Jeremy W" w:id="15" w:date="2026-03-28T02:13:24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enable a more attacking action list too, based on the data gathered and people tracked. The AI should analyse online sources, identifying antisemitic content across different platforms and media, recognising subtle forms of hate speech. To produce an AI-generated response or recommendations, which it posts or writes back to the antisemitic platforms or individuals - and/or alerts GPS radio/social media/legacy media/writing/petitions leaders and in-person activists.</w:t>
      </w:r>
    </w:p>
  </w:comment>
  <w:comment w:author="Jeremy W" w:id="37" w:date="2026-03-28T01:46:36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bots?</w:t>
      </w:r>
    </w:p>
  </w:comment>
  <w:comment w:author="Jeremy W" w:id="11" w:date="2026-03-28T01:57:11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web?</w:t>
      </w:r>
    </w:p>
  </w:comment>
  <w:comment w:author="Jeremy W" w:id="36" w:date="2026-03-28T01:46:2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one-to-all and all-to-one</w:t>
      </w:r>
    </w:p>
  </w:comment>
  <w:comment w:author="Jeremy W" w:id="10" w:date="2026-03-28T01:56:45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TikTok</w:t>
      </w:r>
    </w:p>
  </w:comment>
  <w:comment w:author="Jeremy W" w:id="21" w:date="2026-03-28T01:01:53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to journalists,</w:t>
      </w:r>
    </w:p>
  </w:comment>
  <w:comment w:author="Jeremy W" w:id="32" w:date="2026-03-28T01:22:16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14.10 Post Council: Next Stage Complaint Process Filtering &amp; Audience Builder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unsuccessful outcomes from the Councillor Campaign Engine, alternative procedures must be followed.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Complaints will be sent 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Pension Funds,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Pension Funds Executives contact details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Auditors,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Auditor Engagement Lead</w:t>
      </w:r>
    </w:p>
  </w:comment>
  <w:comment w:author="Jeremy W" w:id="9" w:date="2026-03-28T01:56:27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local and national newspaper websites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websites and published newsletters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Charities and Charities Commission websites and publications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institution websites and public statements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sector organisations (NHS trusts, police forces, civil services, Home Office publications, BBC reports)</w:t>
      </w:r>
    </w:p>
  </w:comment>
  <w:comment w:author="Jeremy W" w:id="22" w:date="2026-03-28T01:01:09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postings,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E" w15:done="0"/>
  <w15:commentEx w15:paraId="000001AF" w15:done="0"/>
  <w15:commentEx w15:paraId="000001B2" w15:done="0"/>
  <w15:commentEx w15:paraId="000001B3" w15:done="0"/>
  <w15:commentEx w15:paraId="000001B4" w15:done="0"/>
  <w15:commentEx w15:paraId="000001B5" w15:done="0"/>
  <w15:commentEx w15:paraId="000001B6" w15:done="0"/>
  <w15:commentEx w15:paraId="000001B8" w15:done="0"/>
  <w15:commentEx w15:paraId="000001B9" w15:done="0"/>
  <w15:commentEx w15:paraId="000001BA" w15:done="0"/>
  <w15:commentEx w15:paraId="000001BB"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Ex w15:paraId="000001C3" w15:done="0"/>
  <w15:commentEx w15:paraId="000001C4" w15:done="0"/>
  <w15:commentEx w15:paraId="000001C5" w15:done="0"/>
  <w15:commentEx w15:paraId="000001C6" w15:done="0"/>
  <w15:commentEx w15:paraId="000001C7" w15:done="0"/>
  <w15:commentEx w15:paraId="000001C8" w15:done="0"/>
  <w15:commentEx w15:paraId="000001C9" w15:done="0"/>
  <w15:commentEx w15:paraId="000001CA" w15:done="0"/>
  <w15:commentEx w15:paraId="000001CB" w15:done="0"/>
  <w15:commentEx w15:paraId="000001CC" w15:done="0"/>
  <w15:commentEx w15:paraId="000001CD" w15:done="0"/>
  <w15:commentEx w15:paraId="000001CE" w15:done="0"/>
  <w15:commentEx w15:paraId="000001D9" w15:done="0"/>
  <w15:commentEx w15:paraId="000001DA" w15:done="0"/>
  <w15:commentEx w15:paraId="000001DB" w15:done="0"/>
  <w15:commentEx w15:paraId="000001DC" w15:done="0"/>
  <w15:commentEx w15:paraId="000001DD" w15:done="0"/>
  <w15:commentEx w15:paraId="000001DE" w15:done="0"/>
  <w15:commentEx w15:paraId="000001DF" w15:done="0"/>
  <w15:commentEx w15:paraId="000001EA" w15:done="0"/>
  <w15:commentEx w15:paraId="000001EF" w15:done="0"/>
  <w15:commentEx w15:paraId="000001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6b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EYqRbZIEPaQDds5u5AePGm0olA==">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2026-03-26T23:01:58.137Z</dcterms:created>
  <dc:creator>Un-named</dc:creator>
</cp:coreProperties>
</file>

<file path=docProps/custom.xml><?xml version="1.0" encoding="utf-8"?>
<Properties xmlns="http://schemas.openxmlformats.org/officeDocument/2006/custom-properties" xmlns:vt="http://schemas.openxmlformats.org/officeDocument/2006/docPropsVTypes"/>
</file>